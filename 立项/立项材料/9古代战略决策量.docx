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B46D5">
      <w:pPr>
        <w:jc w:val="center"/>
        <w:rPr>
          <w:rFonts w:hint="eastAsia" w:ascii="黑体" w:hAnsi="黑体" w:eastAsia="黑体"/>
          <w:sz w:val="52"/>
          <w:szCs w:val="52"/>
        </w:rPr>
      </w:pPr>
      <w:r>
        <w:rPr>
          <w:rFonts w:hint="eastAsia" w:ascii="黑体" w:hAnsi="黑体" w:eastAsia="黑体"/>
          <w:sz w:val="52"/>
          <w:szCs w:val="52"/>
        </w:rPr>
        <w:t>北京理工大学大学生创新训练项目计划申请书</w:t>
      </w:r>
    </w:p>
    <w:tbl>
      <w:tblPr>
        <w:tblStyle w:val="16"/>
        <w:tblW w:w="4750" w:type="pct"/>
        <w:jc w:val="center"/>
        <w:tblCellSpacing w:w="15" w:type="dxa"/>
        <w:tblLayout w:type="autofit"/>
        <w:tblCellMar>
          <w:top w:w="0" w:type="dxa"/>
          <w:left w:w="108" w:type="dxa"/>
          <w:bottom w:w="0" w:type="dxa"/>
          <w:right w:w="108" w:type="dxa"/>
        </w:tblCellMar>
      </w:tblPr>
      <w:tblGrid>
        <w:gridCol w:w="2006"/>
        <w:gridCol w:w="2501"/>
        <w:gridCol w:w="1812"/>
        <w:gridCol w:w="2744"/>
      </w:tblGrid>
      <w:tr w14:paraId="53F4D355">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277952EA">
            <w:pPr>
              <w:spacing w:before="120"/>
              <w:jc w:val="right"/>
              <w:rPr>
                <w:rFonts w:hint="eastAsia" w:ascii="黑体" w:hAnsi="黑体" w:eastAsia="黑体"/>
                <w:sz w:val="30"/>
                <w:szCs w:val="30"/>
              </w:rPr>
            </w:pPr>
            <w:r>
              <w:rPr>
                <w:rFonts w:hint="eastAsia" w:ascii="黑体" w:hAnsi="黑体" w:eastAsia="黑体"/>
                <w:sz w:val="30"/>
                <w:szCs w:val="30"/>
              </w:rPr>
              <w:t>项目编号</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746EA675">
            <w:pPr>
              <w:rPr>
                <w:rFonts w:hint="eastAsia" w:ascii="黑体" w:hAnsi="黑体" w:eastAsia="黑体"/>
                <w:sz w:val="30"/>
                <w:szCs w:val="30"/>
              </w:rPr>
            </w:pPr>
          </w:p>
        </w:tc>
      </w:tr>
      <w:tr w14:paraId="7D048FF0">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725C5564">
            <w:pPr>
              <w:spacing w:before="120"/>
              <w:jc w:val="right"/>
              <w:rPr>
                <w:rFonts w:hint="eastAsia" w:ascii="黑体" w:hAnsi="黑体" w:eastAsia="黑体"/>
                <w:sz w:val="30"/>
                <w:szCs w:val="30"/>
              </w:rPr>
            </w:pPr>
            <w:r>
              <w:rPr>
                <w:rFonts w:hint="eastAsia" w:ascii="黑体" w:hAnsi="黑体" w:eastAsia="黑体"/>
                <w:sz w:val="30"/>
                <w:szCs w:val="30"/>
              </w:rPr>
              <w:t>项目名称</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5B44E4A6">
            <w:pPr>
              <w:spacing w:before="120"/>
              <w:jc w:val="center"/>
              <w:rPr>
                <w:rFonts w:hint="eastAsia" w:ascii="仿宋" w:hAnsi="仿宋" w:eastAsia="仿宋"/>
                <w:sz w:val="30"/>
                <w:szCs w:val="30"/>
              </w:rPr>
            </w:pPr>
            <w:r>
              <w:rPr>
                <w:rFonts w:hint="eastAsia" w:ascii="仿宋" w:hAnsi="仿宋" w:eastAsia="仿宋"/>
                <w:sz w:val="30"/>
                <w:szCs w:val="30"/>
              </w:rPr>
              <w:t xml:space="preserve">【信息】基于量化解析的古代战略决策系统重构 </w:t>
            </w:r>
          </w:p>
        </w:tc>
      </w:tr>
      <w:tr w14:paraId="45515F29">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3312F003">
            <w:pPr>
              <w:spacing w:before="120"/>
              <w:jc w:val="right"/>
              <w:rPr>
                <w:rFonts w:hint="eastAsia" w:ascii="黑体" w:hAnsi="黑体" w:eastAsia="黑体"/>
                <w:sz w:val="30"/>
                <w:szCs w:val="30"/>
              </w:rPr>
            </w:pPr>
            <w:r>
              <w:rPr>
                <w:rFonts w:hint="eastAsia" w:ascii="黑体" w:hAnsi="黑体" w:eastAsia="黑体"/>
                <w:sz w:val="30"/>
                <w:szCs w:val="30"/>
              </w:rPr>
              <w:t>项目负责人</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788E6672">
            <w:pPr>
              <w:spacing w:before="120"/>
              <w:jc w:val="center"/>
              <w:rPr>
                <w:rFonts w:hint="eastAsia" w:ascii="仿宋" w:hAnsi="仿宋" w:eastAsia="仿宋"/>
                <w:sz w:val="30"/>
                <w:szCs w:val="30"/>
              </w:rPr>
            </w:pPr>
            <w:r>
              <w:rPr>
                <w:rFonts w:hint="eastAsia" w:ascii="仿宋" w:hAnsi="仿宋" w:eastAsia="仿宋"/>
                <w:sz w:val="30"/>
                <w:szCs w:val="30"/>
              </w:rPr>
              <w:t xml:space="preserve">巩昕宇 </w:t>
            </w:r>
          </w:p>
        </w:tc>
        <w:tc>
          <w:tcPr>
            <w:tcW w:w="1000" w:type="pct"/>
            <w:tcMar>
              <w:top w:w="20" w:type="dxa"/>
              <w:left w:w="0" w:type="dxa"/>
              <w:bottom w:w="20" w:type="dxa"/>
              <w:right w:w="120" w:type="dxa"/>
            </w:tcMar>
            <w:vAlign w:val="center"/>
          </w:tcPr>
          <w:p w14:paraId="09FD2EEF">
            <w:pPr>
              <w:spacing w:before="120"/>
              <w:jc w:val="right"/>
              <w:rPr>
                <w:rFonts w:hint="eastAsia" w:ascii="黑体" w:hAnsi="黑体" w:eastAsia="黑体"/>
                <w:sz w:val="30"/>
                <w:szCs w:val="30"/>
              </w:rPr>
            </w:pPr>
            <w:r>
              <w:rPr>
                <w:rFonts w:hint="eastAsia" w:ascii="黑体" w:hAnsi="黑体" w:eastAsia="黑体"/>
                <w:sz w:val="30"/>
                <w:szCs w:val="30"/>
              </w:rPr>
              <w:t>联系电话</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50FE42B1">
            <w:pPr>
              <w:spacing w:before="120"/>
              <w:jc w:val="center"/>
              <w:rPr>
                <w:rFonts w:hint="eastAsia" w:ascii="仿宋" w:hAnsi="仿宋" w:eastAsia="仿宋"/>
                <w:sz w:val="30"/>
                <w:szCs w:val="30"/>
              </w:rPr>
            </w:pPr>
            <w:r>
              <w:rPr>
                <w:rFonts w:hint="eastAsia" w:ascii="仿宋" w:hAnsi="仿宋" w:eastAsia="仿宋"/>
                <w:sz w:val="30"/>
                <w:szCs w:val="30"/>
              </w:rPr>
              <w:t xml:space="preserve">19722762153 </w:t>
            </w:r>
          </w:p>
        </w:tc>
      </w:tr>
      <w:tr w14:paraId="17D51BE4">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5DBC8015">
            <w:pPr>
              <w:spacing w:before="120"/>
              <w:jc w:val="right"/>
              <w:rPr>
                <w:rFonts w:hint="eastAsia" w:ascii="黑体" w:hAnsi="黑体" w:eastAsia="黑体"/>
                <w:sz w:val="30"/>
                <w:szCs w:val="30"/>
              </w:rPr>
            </w:pPr>
            <w:r>
              <w:rPr>
                <w:rFonts w:hint="eastAsia" w:ascii="黑体" w:hAnsi="黑体" w:eastAsia="黑体"/>
                <w:sz w:val="30"/>
                <w:szCs w:val="30"/>
              </w:rPr>
              <w:t>所在学院</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238A9DD1">
            <w:pPr>
              <w:spacing w:before="120"/>
              <w:jc w:val="center"/>
              <w:rPr>
                <w:rFonts w:hint="eastAsia" w:ascii="仿宋" w:hAnsi="仿宋" w:eastAsia="仿宋"/>
                <w:sz w:val="30"/>
                <w:szCs w:val="30"/>
              </w:rPr>
            </w:pPr>
            <w:r>
              <w:rPr>
                <w:rFonts w:hint="eastAsia" w:ascii="仿宋" w:hAnsi="仿宋" w:eastAsia="仿宋"/>
                <w:sz w:val="30"/>
                <w:szCs w:val="30"/>
              </w:rPr>
              <w:t xml:space="preserve">自动化学院 </w:t>
            </w:r>
          </w:p>
        </w:tc>
      </w:tr>
      <w:tr w14:paraId="3D16F985">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659BBFCF">
            <w:pPr>
              <w:spacing w:before="120"/>
              <w:jc w:val="right"/>
              <w:rPr>
                <w:rFonts w:hint="eastAsia" w:ascii="黑体" w:hAnsi="黑体" w:eastAsia="黑体"/>
                <w:sz w:val="30"/>
                <w:szCs w:val="30"/>
              </w:rPr>
            </w:pPr>
            <w:r>
              <w:rPr>
                <w:rFonts w:hint="eastAsia" w:ascii="黑体" w:hAnsi="黑体" w:eastAsia="黑体"/>
                <w:sz w:val="30"/>
                <w:szCs w:val="30"/>
              </w:rPr>
              <w:t>学号</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231A5B11">
            <w:pPr>
              <w:spacing w:before="120"/>
              <w:jc w:val="center"/>
              <w:rPr>
                <w:rFonts w:hint="eastAsia" w:ascii="仿宋" w:hAnsi="仿宋" w:eastAsia="仿宋"/>
                <w:sz w:val="30"/>
                <w:szCs w:val="30"/>
              </w:rPr>
            </w:pPr>
            <w:r>
              <w:rPr>
                <w:rFonts w:hint="eastAsia" w:ascii="仿宋" w:hAnsi="仿宋" w:eastAsia="仿宋"/>
                <w:sz w:val="30"/>
                <w:szCs w:val="30"/>
              </w:rPr>
              <w:t xml:space="preserve">1120243401 </w:t>
            </w:r>
          </w:p>
        </w:tc>
        <w:tc>
          <w:tcPr>
            <w:tcW w:w="1000" w:type="pct"/>
            <w:tcMar>
              <w:top w:w="20" w:type="dxa"/>
              <w:left w:w="0" w:type="dxa"/>
              <w:bottom w:w="20" w:type="dxa"/>
              <w:right w:w="120" w:type="dxa"/>
            </w:tcMar>
            <w:vAlign w:val="center"/>
          </w:tcPr>
          <w:p w14:paraId="4524601C">
            <w:pPr>
              <w:spacing w:before="120"/>
              <w:jc w:val="right"/>
              <w:rPr>
                <w:rFonts w:hint="eastAsia" w:ascii="黑体" w:hAnsi="黑体" w:eastAsia="黑体"/>
                <w:sz w:val="30"/>
                <w:szCs w:val="30"/>
              </w:rPr>
            </w:pPr>
            <w:r>
              <w:rPr>
                <w:rFonts w:hint="eastAsia" w:ascii="黑体" w:hAnsi="黑体" w:eastAsia="黑体"/>
                <w:sz w:val="30"/>
                <w:szCs w:val="30"/>
              </w:rPr>
              <w:t>专业班级</w:t>
            </w:r>
          </w:p>
        </w:tc>
        <w:tc>
          <w:tcPr>
            <w:tcW w:w="0" w:type="auto"/>
            <w:tcBorders>
              <w:top w:val="nil"/>
              <w:left w:val="nil"/>
              <w:bottom w:val="single" w:color="auto" w:sz="8" w:space="0"/>
              <w:right w:val="nil"/>
            </w:tcBorders>
            <w:tcMar>
              <w:top w:w="20" w:type="dxa"/>
              <w:left w:w="0" w:type="dxa"/>
              <w:bottom w:w="20" w:type="dxa"/>
              <w:right w:w="120" w:type="dxa"/>
            </w:tcMar>
            <w:vAlign w:val="center"/>
          </w:tcPr>
          <w:p w14:paraId="1F87F036">
            <w:pPr>
              <w:spacing w:before="120"/>
              <w:jc w:val="center"/>
              <w:rPr>
                <w:rFonts w:hint="eastAsia" w:ascii="仿宋" w:hAnsi="仿宋" w:eastAsia="仿宋"/>
                <w:sz w:val="30"/>
                <w:szCs w:val="30"/>
              </w:rPr>
            </w:pPr>
            <w:r>
              <w:rPr>
                <w:rFonts w:hint="eastAsia" w:ascii="仿宋" w:hAnsi="仿宋" w:eastAsia="仿宋"/>
                <w:sz w:val="30"/>
                <w:szCs w:val="30"/>
              </w:rPr>
              <w:t xml:space="preserve">自动化 </w:t>
            </w:r>
          </w:p>
        </w:tc>
      </w:tr>
      <w:tr w14:paraId="4B504ECF">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356F3C1B">
            <w:pPr>
              <w:spacing w:before="120"/>
              <w:jc w:val="right"/>
              <w:rPr>
                <w:rFonts w:hint="eastAsia" w:ascii="黑体" w:hAnsi="黑体" w:eastAsia="黑体"/>
                <w:sz w:val="30"/>
                <w:szCs w:val="30"/>
              </w:rPr>
            </w:pPr>
            <w:r>
              <w:rPr>
                <w:rFonts w:hint="eastAsia" w:ascii="黑体" w:hAnsi="黑体" w:eastAsia="黑体"/>
                <w:sz w:val="30"/>
                <w:szCs w:val="30"/>
              </w:rPr>
              <w:t>指导教师</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0761BB04">
            <w:pPr>
              <w:spacing w:before="120"/>
              <w:jc w:val="center"/>
              <w:rPr>
                <w:rFonts w:hint="eastAsia" w:ascii="仿宋" w:hAnsi="仿宋" w:eastAsia="仿宋"/>
                <w:sz w:val="30"/>
                <w:szCs w:val="30"/>
              </w:rPr>
            </w:pPr>
            <w:r>
              <w:rPr>
                <w:rFonts w:hint="eastAsia" w:ascii="仿宋" w:hAnsi="仿宋" w:eastAsia="仿宋"/>
                <w:sz w:val="30"/>
                <w:szCs w:val="30"/>
              </w:rPr>
              <w:t xml:space="preserve">马宏宾 </w:t>
            </w:r>
          </w:p>
        </w:tc>
      </w:tr>
      <w:tr w14:paraId="49D94A58">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62EC4A8A">
            <w:pPr>
              <w:spacing w:before="120"/>
              <w:jc w:val="right"/>
              <w:rPr>
                <w:rFonts w:hint="eastAsia" w:ascii="黑体" w:hAnsi="黑体" w:eastAsia="黑体"/>
                <w:sz w:val="30"/>
                <w:szCs w:val="30"/>
              </w:rPr>
            </w:pPr>
            <w:r>
              <w:rPr>
                <w:rFonts w:hint="eastAsia" w:ascii="黑体" w:hAnsi="黑体" w:eastAsia="黑体"/>
                <w:sz w:val="30"/>
                <w:szCs w:val="30"/>
              </w:rPr>
              <w:t>E-mail</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1DF48D31">
            <w:pPr>
              <w:spacing w:before="120"/>
              <w:jc w:val="center"/>
              <w:rPr>
                <w:rFonts w:hint="eastAsia" w:ascii="仿宋" w:hAnsi="仿宋" w:eastAsia="仿宋"/>
                <w:sz w:val="30"/>
                <w:szCs w:val="30"/>
              </w:rPr>
            </w:pPr>
            <w:r>
              <w:rPr>
                <w:rFonts w:hint="eastAsia" w:ascii="仿宋" w:hAnsi="仿宋" w:eastAsia="仿宋"/>
                <w:sz w:val="30"/>
                <w:szCs w:val="30"/>
              </w:rPr>
              <w:t xml:space="preserve">kaka060323@qq.com </w:t>
            </w:r>
          </w:p>
        </w:tc>
      </w:tr>
      <w:tr w14:paraId="2A6D696A">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3005FEFE">
            <w:pPr>
              <w:spacing w:before="120"/>
              <w:jc w:val="right"/>
              <w:rPr>
                <w:rFonts w:hint="eastAsia" w:ascii="黑体" w:hAnsi="黑体" w:eastAsia="黑体"/>
                <w:sz w:val="30"/>
                <w:szCs w:val="30"/>
              </w:rPr>
            </w:pPr>
            <w:r>
              <w:rPr>
                <w:rFonts w:hint="eastAsia" w:ascii="黑体" w:hAnsi="黑体" w:eastAsia="黑体"/>
                <w:sz w:val="30"/>
                <w:szCs w:val="30"/>
              </w:rPr>
              <w:t>申请日期</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711414C3">
            <w:pPr>
              <w:spacing w:before="120"/>
              <w:jc w:val="center"/>
              <w:rPr>
                <w:rFonts w:hint="eastAsia" w:ascii="仿宋" w:hAnsi="仿宋" w:eastAsia="仿宋"/>
                <w:sz w:val="30"/>
                <w:szCs w:val="30"/>
              </w:rPr>
            </w:pPr>
            <w:r>
              <w:rPr>
                <w:rFonts w:hint="eastAsia" w:ascii="仿宋" w:hAnsi="仿宋" w:eastAsia="仿宋"/>
                <w:sz w:val="30"/>
                <w:szCs w:val="30"/>
              </w:rPr>
              <w:t xml:space="preserve">2025年11月23日 </w:t>
            </w:r>
          </w:p>
        </w:tc>
      </w:tr>
      <w:tr w14:paraId="563E9994">
        <w:tblPrEx>
          <w:tblCellMar>
            <w:top w:w="0" w:type="dxa"/>
            <w:left w:w="108" w:type="dxa"/>
            <w:bottom w:w="0" w:type="dxa"/>
            <w:right w:w="108" w:type="dxa"/>
          </w:tblCellMar>
        </w:tblPrEx>
        <w:trPr>
          <w:tblCellSpacing w:w="15" w:type="dxa"/>
          <w:jc w:val="center"/>
        </w:trPr>
        <w:tc>
          <w:tcPr>
            <w:tcW w:w="1100" w:type="pct"/>
            <w:tcMar>
              <w:top w:w="20" w:type="dxa"/>
              <w:left w:w="0" w:type="dxa"/>
              <w:bottom w:w="20" w:type="dxa"/>
              <w:right w:w="120" w:type="dxa"/>
            </w:tcMar>
            <w:vAlign w:val="center"/>
          </w:tcPr>
          <w:p w14:paraId="4271C2A0">
            <w:pPr>
              <w:spacing w:before="120"/>
              <w:jc w:val="right"/>
              <w:rPr>
                <w:rFonts w:hint="eastAsia" w:ascii="黑体" w:hAnsi="黑体" w:eastAsia="黑体"/>
                <w:sz w:val="30"/>
                <w:szCs w:val="30"/>
              </w:rPr>
            </w:pPr>
            <w:r>
              <w:rPr>
                <w:rFonts w:hint="eastAsia" w:ascii="黑体" w:hAnsi="黑体" w:eastAsia="黑体"/>
                <w:sz w:val="30"/>
                <w:szCs w:val="30"/>
              </w:rPr>
              <w:t>项目期限</w:t>
            </w:r>
          </w:p>
        </w:tc>
        <w:tc>
          <w:tcPr>
            <w:tcW w:w="0" w:type="auto"/>
            <w:gridSpan w:val="3"/>
            <w:tcBorders>
              <w:top w:val="nil"/>
              <w:left w:val="nil"/>
              <w:bottom w:val="single" w:color="auto" w:sz="8" w:space="0"/>
              <w:right w:val="nil"/>
            </w:tcBorders>
            <w:tcMar>
              <w:top w:w="20" w:type="dxa"/>
              <w:left w:w="0" w:type="dxa"/>
              <w:bottom w:w="20" w:type="dxa"/>
              <w:right w:w="120" w:type="dxa"/>
            </w:tcMar>
            <w:vAlign w:val="center"/>
          </w:tcPr>
          <w:p w14:paraId="21445A08">
            <w:pPr>
              <w:spacing w:before="120"/>
              <w:jc w:val="center"/>
              <w:rPr>
                <w:rFonts w:hint="eastAsia" w:ascii="仿宋" w:hAnsi="仿宋" w:eastAsia="仿宋"/>
                <w:sz w:val="30"/>
                <w:szCs w:val="30"/>
              </w:rPr>
            </w:pPr>
            <w:r>
              <w:rPr>
                <w:rFonts w:hint="eastAsia" w:ascii="仿宋" w:hAnsi="仿宋" w:eastAsia="仿宋"/>
                <w:sz w:val="30"/>
                <w:szCs w:val="30"/>
              </w:rPr>
              <w:t xml:space="preserve">一年期 </w:t>
            </w:r>
          </w:p>
        </w:tc>
      </w:tr>
    </w:tbl>
    <w:p w14:paraId="3A96B734">
      <w:pPr>
        <w:jc w:val="center"/>
        <w:rPr>
          <w:rFonts w:hint="eastAsia" w:ascii="黑体" w:hAnsi="黑体" w:eastAsia="黑体"/>
          <w:sz w:val="30"/>
          <w:szCs w:val="30"/>
        </w:rPr>
      </w:pPr>
      <w:r>
        <w:rPr>
          <w:rFonts w:hint="eastAsia" w:ascii="黑体" w:hAnsi="黑体" w:eastAsia="黑体"/>
          <w:sz w:val="30"/>
          <w:szCs w:val="30"/>
        </w:rPr>
        <w:t xml:space="preserve">北京理工大学 教务处 </w:t>
      </w:r>
    </w:p>
    <w:p w14:paraId="42FF2A12">
      <w:pPr>
        <w:jc w:val="center"/>
        <w:rPr>
          <w:rFonts w:hint="eastAsia"/>
          <w:b/>
          <w:bCs/>
          <w:sz w:val="36"/>
          <w:szCs w:val="36"/>
        </w:rPr>
      </w:pPr>
      <w:r>
        <w:rPr>
          <w:rFonts w:hint="eastAsia" w:ascii="微软雅黑" w:hAnsi="微软雅黑" w:eastAsia="微软雅黑"/>
        </w:rPr>
        <w:br w:type="page"/>
      </w:r>
      <w:r>
        <w:rPr>
          <w:rFonts w:hint="eastAsia"/>
          <w:b/>
          <w:bCs/>
          <w:sz w:val="36"/>
          <w:szCs w:val="36"/>
        </w:rPr>
        <w:t xml:space="preserve">填写说明 </w:t>
      </w:r>
    </w:p>
    <w:p w14:paraId="51FDC8C2">
      <w:pPr>
        <w:numPr>
          <w:ilvl w:val="0"/>
          <w:numId w:val="1"/>
        </w:numPr>
        <w:spacing w:before="100" w:beforeAutospacing="1" w:after="100" w:afterAutospacing="1" w:line="640" w:lineRule="atLeast"/>
        <w:rPr>
          <w:rFonts w:hint="eastAsia" w:ascii="仿宋" w:hAnsi="仿宋" w:eastAsia="仿宋"/>
          <w:sz w:val="30"/>
          <w:szCs w:val="30"/>
        </w:rPr>
      </w:pPr>
      <w:r>
        <w:rPr>
          <w:rFonts w:hint="eastAsia" w:ascii="仿宋" w:hAnsi="仿宋" w:eastAsia="仿宋"/>
          <w:sz w:val="30"/>
          <w:szCs w:val="30"/>
        </w:rPr>
        <w:t>本申请书所列各项内容均须实事求是，认真填写，表达明确严谨，简明扼要。</w:t>
      </w:r>
    </w:p>
    <w:p w14:paraId="100B9A9D">
      <w:pPr>
        <w:numPr>
          <w:ilvl w:val="0"/>
          <w:numId w:val="1"/>
        </w:numPr>
        <w:spacing w:before="100" w:beforeAutospacing="1" w:after="100" w:afterAutospacing="1" w:line="640" w:lineRule="atLeast"/>
        <w:rPr>
          <w:rFonts w:hint="eastAsia" w:ascii="仿宋" w:hAnsi="仿宋" w:eastAsia="仿宋"/>
          <w:sz w:val="30"/>
          <w:szCs w:val="30"/>
        </w:rPr>
      </w:pPr>
      <w:r>
        <w:rPr>
          <w:rFonts w:hint="eastAsia" w:ascii="仿宋" w:hAnsi="仿宋" w:eastAsia="仿宋"/>
          <w:sz w:val="30"/>
          <w:szCs w:val="30"/>
        </w:rPr>
        <w:t>申请人可以是个人，也可为创新团队，首页只填负责人。“项目编号”一栏不填。</w:t>
      </w:r>
    </w:p>
    <w:p w14:paraId="28372E3C">
      <w:pPr>
        <w:numPr>
          <w:ilvl w:val="0"/>
          <w:numId w:val="1"/>
        </w:numPr>
        <w:spacing w:before="100" w:beforeAutospacing="1" w:after="100" w:afterAutospacing="1" w:line="640" w:lineRule="atLeast"/>
        <w:rPr>
          <w:rFonts w:hint="eastAsia" w:ascii="仿宋" w:hAnsi="仿宋" w:eastAsia="仿宋"/>
          <w:sz w:val="30"/>
          <w:szCs w:val="30"/>
        </w:rPr>
      </w:pPr>
      <w:r>
        <w:rPr>
          <w:rFonts w:hint="eastAsia" w:ascii="仿宋" w:hAnsi="仿宋" w:eastAsia="仿宋"/>
          <w:sz w:val="30"/>
          <w:szCs w:val="30"/>
        </w:rPr>
        <w:t>本申请书为大16开本（A4），左侧装订成册。可网上下载、自行复印或加页，但格式、内容、大小均须与原件一致。</w:t>
      </w:r>
    </w:p>
    <w:p w14:paraId="67F58C49">
      <w:pPr>
        <w:numPr>
          <w:ilvl w:val="0"/>
          <w:numId w:val="1"/>
        </w:numPr>
        <w:spacing w:before="100" w:beforeAutospacing="1" w:after="100" w:afterAutospacing="1" w:line="640" w:lineRule="atLeast"/>
        <w:rPr>
          <w:rFonts w:hint="eastAsia" w:ascii="仿宋" w:hAnsi="仿宋" w:eastAsia="仿宋"/>
          <w:sz w:val="30"/>
          <w:szCs w:val="30"/>
        </w:rPr>
      </w:pPr>
      <w:r>
        <w:rPr>
          <w:rFonts w:hint="eastAsia" w:ascii="仿宋" w:hAnsi="仿宋" w:eastAsia="仿宋"/>
          <w:sz w:val="30"/>
          <w:szCs w:val="30"/>
        </w:rPr>
        <w:t>负责人所在学院认真审核, 经初评和答辩，签署意见后，将申请书（一式两份）报送xx大学项目管理办公室。</w:t>
      </w:r>
    </w:p>
    <w:p w14:paraId="5213BA37">
      <w:pPr>
        <w:pStyle w:val="5"/>
        <w:spacing w:line="600" w:lineRule="atLeast"/>
        <w:textAlignment w:val="center"/>
        <w:rPr>
          <w:rFonts w:hint="eastAsia" w:ascii="黑体" w:hAnsi="黑体" w:eastAsia="黑体"/>
        </w:rPr>
      </w:pPr>
      <w:r>
        <w:rPr>
          <w:rFonts w:hint="eastAsia" w:ascii="微软雅黑" w:hAnsi="微软雅黑" w:eastAsia="微软雅黑"/>
          <w:b/>
          <w:bCs/>
        </w:rPr>
        <w:br w:type="page"/>
      </w:r>
      <w:r>
        <w:rPr>
          <w:rFonts w:hint="eastAsia" w:ascii="黑体" w:hAnsi="黑体" w:eastAsia="黑体"/>
          <w:b/>
          <w:bCs/>
        </w:rPr>
        <w:t xml:space="preserve">一、 基本情况 </w:t>
      </w:r>
    </w:p>
    <w:tbl>
      <w:tblPr>
        <w:tblStyle w:val="16"/>
        <w:tblW w:w="5000" w:type="pct"/>
        <w:tblInd w:w="0" w:type="dxa"/>
        <w:tblLayout w:type="autofit"/>
        <w:tblCellMar>
          <w:top w:w="0" w:type="dxa"/>
          <w:left w:w="108" w:type="dxa"/>
          <w:bottom w:w="0" w:type="dxa"/>
          <w:right w:w="108" w:type="dxa"/>
        </w:tblCellMar>
      </w:tblPr>
      <w:tblGrid>
        <w:gridCol w:w="779"/>
        <w:gridCol w:w="1717"/>
        <w:gridCol w:w="1220"/>
        <w:gridCol w:w="1060"/>
        <w:gridCol w:w="1060"/>
        <w:gridCol w:w="1340"/>
        <w:gridCol w:w="687"/>
        <w:gridCol w:w="1517"/>
      </w:tblGrid>
      <w:tr w14:paraId="225A6122">
        <w:tblPrEx>
          <w:tblCellMar>
            <w:top w:w="0" w:type="dxa"/>
            <w:left w:w="108" w:type="dxa"/>
            <w:bottom w:w="0" w:type="dxa"/>
            <w:right w:w="108" w:type="dxa"/>
          </w:tblCellMar>
        </w:tblPrEx>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9DBA6D2">
            <w:pPr>
              <w:jc w:val="center"/>
              <w:rPr>
                <w:rFonts w:hint="eastAsia"/>
              </w:rPr>
            </w:pPr>
            <w:r>
              <w:rPr>
                <w:rFonts w:hint="eastAsia"/>
              </w:rPr>
              <w:t>项目名称</w:t>
            </w:r>
          </w:p>
        </w:tc>
        <w:tc>
          <w:tcPr>
            <w:tcW w:w="0" w:type="auto"/>
            <w:gridSpan w:val="7"/>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A9BB422">
            <w:pPr>
              <w:rPr>
                <w:rFonts w:hint="eastAsia"/>
              </w:rPr>
            </w:pPr>
            <w:r>
              <w:rPr>
                <w:rFonts w:hint="eastAsia"/>
              </w:rPr>
              <w:t xml:space="preserve">【信息】基于量化解析的古代战略决策系统重构 </w:t>
            </w:r>
          </w:p>
        </w:tc>
      </w:tr>
      <w:tr w14:paraId="4D2FF029">
        <w:tblPrEx>
          <w:tblCellMar>
            <w:top w:w="0" w:type="dxa"/>
            <w:left w:w="108" w:type="dxa"/>
            <w:bottom w:w="0" w:type="dxa"/>
            <w:right w:w="108" w:type="dxa"/>
          </w:tblCellMar>
        </w:tblPrEx>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04D1498">
            <w:pPr>
              <w:jc w:val="center"/>
              <w:rPr>
                <w:rFonts w:hint="eastAsia"/>
              </w:rPr>
            </w:pPr>
            <w:r>
              <w:rPr>
                <w:rFonts w:hint="eastAsia"/>
              </w:rPr>
              <w:t>所属学科</w:t>
            </w:r>
          </w:p>
        </w:tc>
        <w:tc>
          <w:tcPr>
            <w:tcW w:w="0" w:type="auto"/>
            <w:gridSpan w:val="7"/>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281BCA63">
            <w:pPr>
              <w:rPr>
                <w:rFonts w:hint="eastAsia"/>
              </w:rPr>
            </w:pPr>
            <w:r>
              <w:rPr>
                <w:rStyle w:val="39"/>
                <w:rFonts w:hint="eastAsia"/>
              </w:rPr>
              <w:t>学科一级类：</w:t>
            </w:r>
            <w:r>
              <w:rPr>
                <w:rFonts w:hint="eastAsia"/>
              </w:rPr>
              <w:t xml:space="preserve"> </w:t>
            </w:r>
            <w:r>
              <w:rPr>
                <w:rStyle w:val="40"/>
                <w:rFonts w:hint="eastAsia"/>
              </w:rPr>
              <w:t>工学</w:t>
            </w:r>
            <w:r>
              <w:rPr>
                <w:rFonts w:hint="eastAsia"/>
              </w:rPr>
              <w:t xml:space="preserve">   </w:t>
            </w:r>
            <w:r>
              <w:rPr>
                <w:rStyle w:val="39"/>
                <w:rFonts w:hint="eastAsia"/>
              </w:rPr>
              <w:t>学科二级类：</w:t>
            </w:r>
            <w:r>
              <w:rPr>
                <w:rFonts w:hint="eastAsia"/>
              </w:rPr>
              <w:t xml:space="preserve"> </w:t>
            </w:r>
            <w:r>
              <w:rPr>
                <w:rStyle w:val="40"/>
                <w:rFonts w:hint="eastAsia"/>
              </w:rPr>
              <w:t>自动化类</w:t>
            </w:r>
            <w:r>
              <w:rPr>
                <w:rFonts w:hint="eastAsia"/>
              </w:rPr>
              <w:t xml:space="preserve"> </w:t>
            </w:r>
          </w:p>
        </w:tc>
      </w:tr>
      <w:tr w14:paraId="3BBC6CFE">
        <w:tblPrEx>
          <w:tblCellMar>
            <w:top w:w="0" w:type="dxa"/>
            <w:left w:w="108" w:type="dxa"/>
            <w:bottom w:w="0" w:type="dxa"/>
            <w:right w:w="108" w:type="dxa"/>
          </w:tblCellMar>
        </w:tblPrEx>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31D45F6">
            <w:pPr>
              <w:jc w:val="center"/>
              <w:rPr>
                <w:rFonts w:hint="eastAsia"/>
              </w:rPr>
            </w:pPr>
            <w:r>
              <w:rPr>
                <w:rFonts w:hint="eastAsia"/>
              </w:rPr>
              <w:t>项目来源</w:t>
            </w:r>
          </w:p>
        </w:tc>
        <w:tc>
          <w:tcPr>
            <w:tcW w:w="0" w:type="auto"/>
            <w:gridSpan w:val="7"/>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511CBE0">
            <w:pPr>
              <w:textAlignment w:val="center"/>
              <w:rPr>
                <w:rFonts w:hint="eastAsia"/>
              </w:rPr>
            </w:pPr>
            <w:r>
              <w:rPr>
                <w:rFonts w:hint="eastAsia"/>
              </w:rPr>
              <w:t xml:space="preserve">□ A、学生自主选题，来源于自己对课题的长期积累与兴趣 </w:t>
            </w:r>
          </w:p>
          <w:p w14:paraId="26C74497">
            <w:pPr>
              <w:textAlignment w:val="center"/>
              <w:rPr>
                <w:rFonts w:hint="eastAsia"/>
              </w:rPr>
            </w:pPr>
            <w:r>
              <w:rPr>
                <w:rFonts w:hint="eastAsia"/>
              </w:rPr>
              <w:t xml:space="preserve">■ B、学生来源于教师科研项目选题 </w:t>
            </w:r>
          </w:p>
          <w:p w14:paraId="459F2421">
            <w:pPr>
              <w:textAlignment w:val="center"/>
              <w:rPr>
                <w:rFonts w:hint="eastAsia"/>
              </w:rPr>
            </w:pPr>
            <w:r>
              <w:rPr>
                <w:rFonts w:hint="eastAsia"/>
              </w:rPr>
              <w:t xml:space="preserve">□ C、学生承担社会、企业委托项目选题 </w:t>
            </w:r>
          </w:p>
          <w:p w14:paraId="0539E693">
            <w:pPr>
              <w:textAlignment w:val="center"/>
              <w:rPr>
                <w:rFonts w:hint="eastAsia"/>
              </w:rPr>
            </w:pPr>
            <w:r>
              <w:rPr>
                <w:rFonts w:hint="eastAsia"/>
              </w:rPr>
              <w:t xml:space="preserve">□ D、拔尖专项 </w:t>
            </w:r>
          </w:p>
          <w:p w14:paraId="194F4E0D">
            <w:pPr>
              <w:textAlignment w:val="center"/>
              <w:rPr>
                <w:rFonts w:hint="eastAsia"/>
              </w:rPr>
            </w:pPr>
            <w:r>
              <w:rPr>
                <w:rFonts w:hint="eastAsia"/>
              </w:rPr>
              <w:t xml:space="preserve">□ E、竞赛专项 </w:t>
            </w:r>
          </w:p>
          <w:p w14:paraId="1272087D">
            <w:pPr>
              <w:textAlignment w:val="center"/>
              <w:rPr>
                <w:rFonts w:hint="eastAsia"/>
              </w:rPr>
            </w:pPr>
            <w:r>
              <w:rPr>
                <w:rFonts w:hint="eastAsia"/>
              </w:rPr>
              <w:t xml:space="preserve">□ F、研修专项 </w:t>
            </w:r>
          </w:p>
        </w:tc>
      </w:tr>
      <w:tr w14:paraId="2AC39F58">
        <w:tblPrEx>
          <w:tblCellMar>
            <w:top w:w="0" w:type="dxa"/>
            <w:left w:w="108" w:type="dxa"/>
            <w:bottom w:w="0" w:type="dxa"/>
            <w:right w:w="108" w:type="dxa"/>
          </w:tblCellMar>
        </w:tblPrEx>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6AE0DFC">
            <w:pPr>
              <w:jc w:val="center"/>
              <w:rPr>
                <w:rFonts w:hint="eastAsia"/>
              </w:rPr>
            </w:pPr>
            <w:r>
              <w:rPr>
                <w:rFonts w:hint="eastAsia"/>
              </w:rPr>
              <w:t>申请金额</w:t>
            </w:r>
          </w:p>
        </w:tc>
        <w:tc>
          <w:tcPr>
            <w:tcW w:w="0" w:type="auto"/>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1E5B61DA">
            <w:pPr>
              <w:rPr>
                <w:rFonts w:hint="eastAsia"/>
              </w:rPr>
            </w:pPr>
            <w:r>
              <w:rPr>
                <w:rFonts w:hint="eastAsia"/>
              </w:rPr>
              <w:t xml:space="preserve">0.00 元 </w:t>
            </w:r>
          </w:p>
        </w:tc>
        <w:tc>
          <w:tcPr>
            <w:tcW w:w="0" w:type="auto"/>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2C5B1DA">
            <w:pPr>
              <w:jc w:val="center"/>
              <w:rPr>
                <w:rFonts w:hint="eastAsia"/>
              </w:rPr>
            </w:pPr>
            <w:r>
              <w:rPr>
                <w:rFonts w:hint="eastAsia"/>
              </w:rPr>
              <w:t>项目期限</w:t>
            </w:r>
          </w:p>
        </w:tc>
        <w:tc>
          <w:tcPr>
            <w:tcW w:w="0" w:type="auto"/>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544C0E0">
            <w:pPr>
              <w:rPr>
                <w:rFonts w:hint="eastAsia"/>
              </w:rPr>
            </w:pPr>
            <w:r>
              <w:rPr>
                <w:rFonts w:hint="eastAsia"/>
              </w:rPr>
              <w:t xml:space="preserve">一年期 </w:t>
            </w:r>
          </w:p>
        </w:tc>
        <w:tc>
          <w:tcPr>
            <w:tcW w:w="0" w:type="auto"/>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9A8328F">
            <w:pPr>
              <w:jc w:val="center"/>
              <w:rPr>
                <w:rFonts w:hint="eastAsia"/>
              </w:rPr>
            </w:pPr>
            <w:r>
              <w:rPr>
                <w:rFonts w:hint="eastAsia"/>
              </w:rPr>
              <w:t>拟申报项目级别</w:t>
            </w:r>
          </w:p>
        </w:tc>
        <w:tc>
          <w:tcPr>
            <w:tcW w:w="0" w:type="auto"/>
            <w:gridSpan w:val="2"/>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4A861FA">
            <w:pPr>
              <w:rPr>
                <w:rFonts w:hint="eastAsia"/>
              </w:rPr>
            </w:pPr>
          </w:p>
        </w:tc>
      </w:tr>
      <w:tr w14:paraId="3215047A">
        <w:tblPrEx>
          <w:tblCellMar>
            <w:top w:w="0" w:type="dxa"/>
            <w:left w:w="108" w:type="dxa"/>
            <w:bottom w:w="0" w:type="dxa"/>
            <w:right w:w="108" w:type="dxa"/>
          </w:tblCellMar>
        </w:tblPrEx>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DC4BF8C">
            <w:pPr>
              <w:jc w:val="center"/>
              <w:rPr>
                <w:rFonts w:hint="eastAsia"/>
              </w:rPr>
            </w:pPr>
            <w:r>
              <w:rPr>
                <w:rFonts w:hint="eastAsia"/>
              </w:rPr>
              <w:t>负责人</w:t>
            </w:r>
          </w:p>
        </w:tc>
        <w:tc>
          <w:tcPr>
            <w:tcW w:w="500"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FF529C2">
            <w:pPr>
              <w:rPr>
                <w:rFonts w:hint="eastAsia"/>
              </w:rPr>
            </w:pPr>
            <w:r>
              <w:rPr>
                <w:rFonts w:hint="eastAsia"/>
              </w:rPr>
              <w:t xml:space="preserve">巩昕宇 </w:t>
            </w:r>
          </w:p>
        </w:tc>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B4FF7C1">
            <w:pPr>
              <w:jc w:val="center"/>
              <w:rPr>
                <w:rFonts w:hint="eastAsia"/>
              </w:rPr>
            </w:pPr>
            <w:r>
              <w:rPr>
                <w:rFonts w:hint="eastAsia"/>
              </w:rPr>
              <w:t>性别</w:t>
            </w:r>
          </w:p>
        </w:tc>
        <w:tc>
          <w:tcPr>
            <w:tcW w:w="250"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35E07FC1">
            <w:pPr>
              <w:rPr>
                <w:rFonts w:hint="eastAsia"/>
              </w:rPr>
            </w:pPr>
            <w:r>
              <w:rPr>
                <w:rFonts w:hint="eastAsia"/>
              </w:rPr>
              <w:t xml:space="preserve">男 </w:t>
            </w:r>
          </w:p>
        </w:tc>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091E463">
            <w:pPr>
              <w:jc w:val="center"/>
              <w:rPr>
                <w:rFonts w:hint="eastAsia"/>
              </w:rPr>
            </w:pPr>
            <w:r>
              <w:rPr>
                <w:rFonts w:hint="eastAsia"/>
              </w:rPr>
              <w:t>民族</w:t>
            </w:r>
          </w:p>
        </w:tc>
        <w:tc>
          <w:tcPr>
            <w:tcW w:w="750"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77F35233">
            <w:pPr>
              <w:rPr>
                <w:rFonts w:hint="eastAsia"/>
              </w:rPr>
            </w:pPr>
            <w:r>
              <w:rPr>
                <w:rFonts w:hint="eastAsia"/>
              </w:rPr>
              <w:t xml:space="preserve">汉族 </w:t>
            </w:r>
          </w:p>
        </w:tc>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CA55D1F">
            <w:pPr>
              <w:jc w:val="center"/>
              <w:rPr>
                <w:rFonts w:hint="eastAsia"/>
              </w:rPr>
            </w:pPr>
            <w:r>
              <w:rPr>
                <w:rFonts w:hint="eastAsia"/>
              </w:rPr>
              <w:t>出生年月</w:t>
            </w:r>
          </w:p>
        </w:tc>
        <w:tc>
          <w:tcPr>
            <w:tcW w:w="2500"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7EF25788">
            <w:pPr>
              <w:jc w:val="center"/>
              <w:rPr>
                <w:rFonts w:hint="eastAsia"/>
              </w:rPr>
            </w:pPr>
            <w:r>
              <w:rPr>
                <w:rFonts w:hint="eastAsia"/>
              </w:rPr>
              <w:t xml:space="preserve">年 月 </w:t>
            </w:r>
          </w:p>
        </w:tc>
      </w:tr>
      <w:tr w14:paraId="00D2A663">
        <w:tblPrEx>
          <w:tblCellMar>
            <w:top w:w="0" w:type="dxa"/>
            <w:left w:w="108" w:type="dxa"/>
            <w:bottom w:w="0" w:type="dxa"/>
            <w:right w:w="108" w:type="dxa"/>
          </w:tblCellMar>
        </w:tblPrEx>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B5990C3">
            <w:pPr>
              <w:jc w:val="center"/>
              <w:rPr>
                <w:rFonts w:hint="eastAsia"/>
              </w:rPr>
            </w:pPr>
            <w:r>
              <w:rPr>
                <w:rFonts w:hint="eastAsia"/>
              </w:rPr>
              <w:t>学号</w:t>
            </w:r>
          </w:p>
        </w:tc>
        <w:tc>
          <w:tcPr>
            <w:tcW w:w="1000"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66137DE0">
            <w:pPr>
              <w:rPr>
                <w:rFonts w:hint="eastAsia"/>
              </w:rPr>
            </w:pPr>
            <w:r>
              <w:rPr>
                <w:rFonts w:hint="eastAsia"/>
              </w:rPr>
              <w:t xml:space="preserve">1120243401 </w:t>
            </w:r>
          </w:p>
        </w:tc>
        <w:tc>
          <w:tcPr>
            <w:tcW w:w="2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4D0F017">
            <w:pPr>
              <w:jc w:val="center"/>
              <w:rPr>
                <w:rFonts w:hint="eastAsia"/>
              </w:rPr>
            </w:pPr>
            <w:r>
              <w:rPr>
                <w:rFonts w:hint="eastAsia"/>
              </w:rPr>
              <w:t>联系电话</w:t>
            </w:r>
          </w:p>
        </w:tc>
        <w:tc>
          <w:tcPr>
            <w:tcW w:w="3250" w:type="pct"/>
            <w:gridSpan w:val="5"/>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2E97638B">
            <w:pPr>
              <w:rPr>
                <w:rFonts w:hint="eastAsia"/>
              </w:rPr>
            </w:pPr>
            <w:r>
              <w:rPr>
                <w:rStyle w:val="39"/>
                <w:rFonts w:hint="eastAsia"/>
              </w:rPr>
              <w:t>宅：</w:t>
            </w:r>
            <w:r>
              <w:rPr>
                <w:rFonts w:hint="eastAsia"/>
              </w:rPr>
              <w:t xml:space="preserve"> </w:t>
            </w:r>
            <w:r>
              <w:rPr>
                <w:rStyle w:val="39"/>
                <w:rFonts w:hint="eastAsia"/>
              </w:rPr>
              <w:t>手机：</w:t>
            </w:r>
            <w:r>
              <w:rPr>
                <w:rFonts w:hint="eastAsia"/>
              </w:rPr>
              <w:t xml:space="preserve"> </w:t>
            </w:r>
            <w:r>
              <w:rPr>
                <w:rStyle w:val="40"/>
                <w:rFonts w:hint="eastAsia"/>
              </w:rPr>
              <w:t>19722762153</w:t>
            </w:r>
            <w:r>
              <w:rPr>
                <w:rFonts w:hint="eastAsia"/>
              </w:rPr>
              <w:t xml:space="preserve"> </w:t>
            </w:r>
          </w:p>
        </w:tc>
      </w:tr>
      <w:tr w14:paraId="1D0E5492">
        <w:tblPrEx>
          <w:tblCellMar>
            <w:top w:w="0" w:type="dxa"/>
            <w:left w:w="108" w:type="dxa"/>
            <w:bottom w:w="0" w:type="dxa"/>
            <w:right w:w="108" w:type="dxa"/>
          </w:tblCellMar>
        </w:tblPrEx>
        <w:tc>
          <w:tcPr>
            <w:tcW w:w="50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C45E41B">
            <w:pPr>
              <w:jc w:val="center"/>
              <w:rPr>
                <w:rFonts w:hint="eastAsia"/>
              </w:rPr>
            </w:pPr>
            <w:r>
              <w:rPr>
                <w:rFonts w:hint="eastAsia"/>
              </w:rPr>
              <w:t>指导教师</w:t>
            </w:r>
          </w:p>
        </w:tc>
        <w:tc>
          <w:tcPr>
            <w:tcW w:w="1000" w:type="pct"/>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104CA5DF">
            <w:pPr>
              <w:rPr>
                <w:rFonts w:hint="eastAsia"/>
              </w:rPr>
            </w:pPr>
            <w:r>
              <w:rPr>
                <w:rFonts w:hint="eastAsia"/>
              </w:rPr>
              <w:t xml:space="preserve">马宏宾 </w:t>
            </w:r>
          </w:p>
        </w:tc>
        <w:tc>
          <w:tcPr>
            <w:tcW w:w="2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784149E">
            <w:pPr>
              <w:jc w:val="center"/>
              <w:rPr>
                <w:rFonts w:hint="eastAsia"/>
              </w:rPr>
            </w:pPr>
            <w:r>
              <w:rPr>
                <w:rFonts w:hint="eastAsia"/>
              </w:rPr>
              <w:t>联系电话</w:t>
            </w:r>
          </w:p>
        </w:tc>
        <w:tc>
          <w:tcPr>
            <w:tcW w:w="3250" w:type="pct"/>
            <w:gridSpan w:val="5"/>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117E739">
            <w:pPr>
              <w:rPr>
                <w:rFonts w:hint="eastAsia"/>
              </w:rPr>
            </w:pPr>
            <w:r>
              <w:rPr>
                <w:rStyle w:val="39"/>
                <w:rFonts w:hint="eastAsia"/>
              </w:rPr>
              <w:t>宅：</w:t>
            </w:r>
            <w:r>
              <w:rPr>
                <w:rFonts w:hint="eastAsia"/>
              </w:rPr>
              <w:t xml:space="preserve"> </w:t>
            </w:r>
            <w:r>
              <w:rPr>
                <w:rStyle w:val="40"/>
                <w:rFonts w:hint="eastAsia"/>
              </w:rPr>
              <w:t>15210658048</w:t>
            </w:r>
            <w:r>
              <w:rPr>
                <w:rFonts w:hint="eastAsia"/>
              </w:rPr>
              <w:t xml:space="preserve"> </w:t>
            </w:r>
            <w:r>
              <w:rPr>
                <w:rStyle w:val="39"/>
                <w:rFonts w:hint="eastAsia"/>
              </w:rPr>
              <w:t>手机：</w:t>
            </w:r>
            <w:r>
              <w:rPr>
                <w:rFonts w:hint="eastAsia"/>
              </w:rPr>
              <w:t xml:space="preserve"> </w:t>
            </w:r>
            <w:r>
              <w:rPr>
                <w:rStyle w:val="40"/>
                <w:rFonts w:hint="eastAsia"/>
              </w:rPr>
              <w:t>15210658048</w:t>
            </w:r>
            <w:r>
              <w:rPr>
                <w:rFonts w:hint="eastAsia"/>
              </w:rPr>
              <w:t xml:space="preserve"> </w:t>
            </w:r>
          </w:p>
        </w:tc>
      </w:tr>
      <w:tr w14:paraId="12F726EC">
        <w:tblPrEx>
          <w:tblCellMar>
            <w:top w:w="0" w:type="dxa"/>
            <w:left w:w="108" w:type="dxa"/>
            <w:bottom w:w="0" w:type="dxa"/>
            <w:right w:w="108" w:type="dxa"/>
          </w:tblCellMar>
        </w:tblPrEx>
        <w:tc>
          <w:tcPr>
            <w:tcW w:w="500"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9CF16DE">
            <w:pPr>
              <w:jc w:val="center"/>
              <w:rPr>
                <w:rFonts w:hint="eastAsia"/>
              </w:rPr>
            </w:pPr>
            <w:r>
              <w:rPr>
                <w:rFonts w:hint="eastAsia"/>
              </w:rPr>
              <w:t>项目简介</w:t>
            </w:r>
          </w:p>
        </w:tc>
        <w:tc>
          <w:tcPr>
            <w:tcW w:w="4500" w:type="pct"/>
            <w:gridSpan w:val="6"/>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28AD1479">
            <w:pPr>
              <w:rPr>
                <w:rFonts w:hint="eastAsia"/>
              </w:rPr>
            </w:pPr>
            <w:r>
              <w:rPr>
                <w:rFonts w:hint="eastAsia"/>
              </w:rPr>
              <w:t xml:space="preserve">通过量化解析方法重构古代战略决策系统，利用数学建模和统计分析历史事件（如战争或外交），模拟古代决策过程。考虑因素包括地形、资源、心理和文化，以提取可量化的策略模式。应用价值在于历史研究、军事教育和现代战略启发，例如从孙子兵法中推导通用原则。该系统能验证历史理论的计算可行性，为当代决策提供借鉴，并促进跨学科研究，融合历史学与数据科学。 </w:t>
            </w:r>
          </w:p>
        </w:tc>
      </w:tr>
      <w:tr w14:paraId="3D04D744">
        <w:tblPrEx>
          <w:tblCellMar>
            <w:top w:w="0" w:type="dxa"/>
            <w:left w:w="108" w:type="dxa"/>
            <w:bottom w:w="0" w:type="dxa"/>
            <w:right w:w="108" w:type="dxa"/>
          </w:tblCellMar>
        </w:tblPrEx>
        <w:tc>
          <w:tcPr>
            <w:tcW w:w="500"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E9CF1B8">
            <w:pPr>
              <w:jc w:val="center"/>
              <w:rPr>
                <w:rFonts w:hint="eastAsia"/>
              </w:rPr>
            </w:pPr>
            <w:r>
              <w:rPr>
                <w:rFonts w:hint="eastAsia"/>
              </w:rPr>
              <w:t>负责人曾经参与科研的情况</w:t>
            </w:r>
          </w:p>
        </w:tc>
        <w:tc>
          <w:tcPr>
            <w:tcW w:w="4500" w:type="pct"/>
            <w:gridSpan w:val="6"/>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5F1EC58">
            <w:pPr>
              <w:rPr>
                <w:rFonts w:hint="eastAsia"/>
              </w:rPr>
            </w:pPr>
            <w:r>
              <w:rPr>
                <w:rFonts w:hint="eastAsia"/>
              </w:rPr>
              <w:t xml:space="preserve">作为自动化学院大二学生，我始终注重理论与实践结合，积极参与数学建模、电子设计等科研相关竞赛，积累了扎实的实践能力与协作经验，此次首次参加大创项目，愿以过往积累推动项目稳步推进。 在数学建模竞赛中，我以核心成员身份参与全流程，针对实际问题拆解需求、构建模型，运用线性规划、机器学习等方法，借助MATLAB、Python工具完成数据处理与模型求解，主导文献调研、算法优化与论文撰写，深化了专业工具应用能力，锻炼了抽象问题、解决复杂问题的思维。 系列竞赛经历夯实了我的专业基础，让我积累了从方案设计到落地验证的完整实践经验，培养了严谨思维与创新意识。这些积累为我首次担任大创项目负责人提供了坚实支撑，未来将带领团队高效协作、稳步推进，确保项目达成预期成果。 </w:t>
            </w:r>
          </w:p>
        </w:tc>
      </w:tr>
      <w:tr w14:paraId="43D0FCC6">
        <w:tblPrEx>
          <w:tblCellMar>
            <w:top w:w="0" w:type="dxa"/>
            <w:left w:w="108" w:type="dxa"/>
            <w:bottom w:w="0" w:type="dxa"/>
            <w:right w:w="108" w:type="dxa"/>
          </w:tblCellMar>
        </w:tblPrEx>
        <w:tc>
          <w:tcPr>
            <w:tcW w:w="500"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7DC329BC">
            <w:pPr>
              <w:jc w:val="center"/>
              <w:rPr>
                <w:rFonts w:hint="eastAsia"/>
              </w:rPr>
            </w:pPr>
            <w:r>
              <w:rPr>
                <w:rFonts w:hint="eastAsia"/>
              </w:rPr>
              <w:t>指导教师承担科研课题情况</w:t>
            </w:r>
          </w:p>
        </w:tc>
        <w:tc>
          <w:tcPr>
            <w:tcW w:w="4500" w:type="pct"/>
            <w:gridSpan w:val="6"/>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43250FED">
            <w:pPr>
              <w:rPr>
                <w:rFonts w:hint="eastAsia"/>
              </w:rPr>
            </w:pPr>
            <w:r>
              <w:rPr>
                <w:rFonts w:hint="eastAsia"/>
              </w:rPr>
              <w:t>马宏宾教授长期聚焦智能博弈、动态系统建模与自适应学习等核心领域，主持及参与多项国家级、省部级科研课题，研究方向与本大创项目 “基于量化解析的古代战略决策系统重构” 高度契合，为项目立项及后续研究提供了坚实的理论与技术支撑。</w:t>
            </w:r>
          </w:p>
          <w:p w14:paraId="7FE0D009">
            <w:pPr>
              <w:rPr>
                <w:rFonts w:hint="eastAsia"/>
              </w:rPr>
            </w:pPr>
            <w:r>
              <w:rPr>
                <w:rFonts w:hint="eastAsia"/>
              </w:rPr>
              <w:t>核心相关课题：</w:t>
            </w:r>
          </w:p>
          <w:p w14:paraId="6E99DA69">
            <w:pPr>
              <w:rPr>
                <w:rFonts w:hint="eastAsia"/>
              </w:rPr>
            </w:pPr>
            <w:r>
              <w:rPr>
                <w:rFonts w:hint="eastAsia"/>
              </w:rPr>
              <w:t>a)教育部新世纪优秀人才支持项目B类（NCET-09-0045）：若干新的适应控制理论问题及其应用，2010年1月─2012年12月，负责人：马宏宾。</w:t>
            </w:r>
          </w:p>
          <w:p w14:paraId="1F5CD2C7">
            <w:pPr>
              <w:rPr>
                <w:rFonts w:hint="eastAsia"/>
              </w:rPr>
            </w:pPr>
          </w:p>
          <w:p w14:paraId="470ECDAC">
            <w:pPr>
              <w:rPr>
                <w:rFonts w:hint="eastAsia"/>
              </w:rPr>
            </w:pPr>
            <w:r>
              <w:rPr>
                <w:rFonts w:hint="eastAsia"/>
              </w:rPr>
              <w:t>b)北京理工大学聘请外国文教专家重点项目：多智能体系统适应控制，2010年1月─2013年12月，负责人：马宏宾。</w:t>
            </w:r>
          </w:p>
          <w:p w14:paraId="1DF50DDD">
            <w:pPr>
              <w:rPr>
                <w:rFonts w:hint="eastAsia"/>
              </w:rPr>
            </w:pPr>
          </w:p>
          <w:p w14:paraId="5D218A9C">
            <w:pPr>
              <w:rPr>
                <w:rFonts w:hint="eastAsia"/>
              </w:rPr>
            </w:pPr>
            <w:r>
              <w:rPr>
                <w:rFonts w:hint="eastAsia"/>
              </w:rPr>
              <w:t>c)欧盟玛丽居里基金FP7国际合作项目（PIIFR-GA-2010-910078）：Bringing Human Neuromotor Intelligence to Robots，2011年8月─2014年8月，中方负责人：马宏宾。（FP7为欧盟首要的全局性和战略性科技计划，玛丽居里基金为该框架内的国际合作基金，该基金只有极少数优秀研究者获得）</w:t>
            </w:r>
          </w:p>
          <w:p w14:paraId="6ACF6CC5">
            <w:pPr>
              <w:rPr>
                <w:rFonts w:hint="eastAsia"/>
              </w:rPr>
            </w:pPr>
          </w:p>
          <w:p w14:paraId="328CA333">
            <w:pPr>
              <w:rPr>
                <w:rFonts w:hint="eastAsia"/>
              </w:rPr>
            </w:pPr>
            <w:r>
              <w:rPr>
                <w:rFonts w:hint="eastAsia"/>
              </w:rPr>
              <w:t>d)国家自然科学基金（61004059）：多智能体分散自适应控制中的反馈学习机制及其极限，2011年1月─2013年12月，负责人：马宏宾。</w:t>
            </w:r>
          </w:p>
          <w:p w14:paraId="585DA914">
            <w:pPr>
              <w:rPr>
                <w:rFonts w:hint="eastAsia"/>
              </w:rPr>
            </w:pPr>
          </w:p>
          <w:p w14:paraId="1C2C3E08">
            <w:pPr>
              <w:rPr>
                <w:rFonts w:hint="eastAsia"/>
              </w:rPr>
            </w:pPr>
            <w:r>
              <w:rPr>
                <w:rFonts w:hint="eastAsia"/>
              </w:rPr>
              <w:t>e)北京理工大学基础研究基金：半参数自适应估计与控制理论及应用，2011年1月─2012年12月，负责人：马宏宾。</w:t>
            </w:r>
          </w:p>
          <w:p w14:paraId="6854839C">
            <w:pPr>
              <w:rPr>
                <w:rFonts w:hint="eastAsia"/>
              </w:rPr>
            </w:pPr>
          </w:p>
          <w:p w14:paraId="0D49D530">
            <w:pPr>
              <w:rPr>
                <w:rFonts w:hint="eastAsia"/>
              </w:rPr>
            </w:pPr>
            <w:r>
              <w:rPr>
                <w:rFonts w:hint="eastAsia"/>
              </w:rPr>
              <w:t>f)教育部“导航制导与控制”工程研究中心科研基地科技支持基金：多智能体分散自适应控制中的反馈学习机制，2011年1月─2012年12月，负责人：马宏宾。</w:t>
            </w:r>
          </w:p>
          <w:p w14:paraId="648439EC">
            <w:pPr>
              <w:rPr>
                <w:rFonts w:hint="eastAsia"/>
              </w:rPr>
            </w:pPr>
          </w:p>
          <w:p w14:paraId="3FAF085F">
            <w:pPr>
              <w:rPr>
                <w:rFonts w:hint="eastAsia"/>
              </w:rPr>
            </w:pPr>
            <w:r>
              <w:rPr>
                <w:rFonts w:hint="eastAsia"/>
              </w:rPr>
              <w:t>g)北京理工大学国际科技合作专项计划：智能共享在遥操作移动机器人控制与导航应用上的研究，2012年1月─2013年12月，负责人：马宏宾。</w:t>
            </w:r>
          </w:p>
          <w:p w14:paraId="38E10518">
            <w:pPr>
              <w:rPr>
                <w:rFonts w:hint="eastAsia"/>
              </w:rPr>
            </w:pPr>
          </w:p>
          <w:p w14:paraId="2B8D48BB">
            <w:pPr>
              <w:rPr>
                <w:rFonts w:hint="eastAsia"/>
              </w:rPr>
            </w:pPr>
            <w:r>
              <w:rPr>
                <w:rFonts w:hint="eastAsia"/>
              </w:rPr>
              <w:t>h)国家自然科学基金国际(地区)合作与交流项目（61211130359）：基于人－机器人协作的智能共享控制，2012年4月─2014年3月，中方负责人：马宏宾。</w:t>
            </w:r>
          </w:p>
          <w:p w14:paraId="662BEDB2">
            <w:pPr>
              <w:rPr>
                <w:rFonts w:hint="eastAsia"/>
              </w:rPr>
            </w:pPr>
          </w:p>
          <w:p w14:paraId="3E4AB59B">
            <w:pPr>
              <w:rPr>
                <w:rFonts w:hint="eastAsia"/>
              </w:rPr>
            </w:pPr>
            <w:r>
              <w:rPr>
                <w:rFonts w:hint="eastAsia"/>
              </w:rPr>
              <w:t>i)国家自然科学基金面上项目（61473038）：大范围不确定随机线性系统自适应滤波估计及其若干应用，2015年1月─2018年12月，负责人：马宏宾。</w:t>
            </w:r>
          </w:p>
          <w:p w14:paraId="5325E362">
            <w:pPr>
              <w:rPr>
                <w:rFonts w:hint="eastAsia"/>
              </w:rPr>
            </w:pPr>
          </w:p>
          <w:p w14:paraId="6F910BE7">
            <w:pPr>
              <w:rPr>
                <w:rFonts w:hint="eastAsia"/>
              </w:rPr>
            </w:pPr>
            <w:r>
              <w:rPr>
                <w:rFonts w:hint="eastAsia"/>
              </w:rPr>
              <w:t>j)国家自然科学基金面上项目（62076028）：面向智能博弈的非对称动态对策建模仿真与自适应学习，2021年1月─2024年12月，负责人：马宏宾。</w:t>
            </w:r>
          </w:p>
          <w:p w14:paraId="2A828CF0">
            <w:pPr>
              <w:rPr>
                <w:rFonts w:hint="eastAsia"/>
              </w:rPr>
            </w:pPr>
          </w:p>
          <w:p w14:paraId="6D659BF1">
            <w:pPr>
              <w:rPr>
                <w:rFonts w:hint="eastAsia"/>
              </w:rPr>
            </w:pPr>
            <w:r>
              <w:rPr>
                <w:rFonts w:hint="eastAsia"/>
              </w:rPr>
              <w:t>k)国家自然科学基金面上项目（62473052）：面向兵棋推演智能解说的自适应多层级多模态态势分析与预测，2025年1月─2028年12月，负责人：马宏宾。</w:t>
            </w:r>
          </w:p>
          <w:p w14:paraId="6E1C54B3">
            <w:pPr>
              <w:rPr>
                <w:rFonts w:hint="eastAsia"/>
              </w:rPr>
            </w:pPr>
          </w:p>
          <w:p w14:paraId="4FEA4373">
            <w:pPr>
              <w:rPr>
                <w:rFonts w:hint="eastAsia"/>
              </w:rPr>
            </w:pPr>
            <w:r>
              <w:rPr>
                <w:rFonts w:hint="eastAsia"/>
              </w:rPr>
              <w:t>I)北京市优秀人才培养资助项目（类型D）：基于RFID网络及先进估计滤波算法的室内定位跟踪技术研究，2013年1月─2014年12月，负责人：马宏宾。</w:t>
            </w:r>
          </w:p>
          <w:p w14:paraId="692A6652">
            <w:pPr>
              <w:rPr>
                <w:rFonts w:hint="eastAsia"/>
              </w:rPr>
            </w:pPr>
          </w:p>
          <w:p w14:paraId="1AA445F0">
            <w:pPr>
              <w:rPr>
                <w:rFonts w:hint="eastAsia"/>
              </w:rPr>
            </w:pPr>
            <w:r>
              <w:rPr>
                <w:rFonts w:hint="eastAsia"/>
              </w:rPr>
              <w:t>m)国家自然科学基金重大研究计划培育项目（91648117）：基于数据驱动适应学习的人-机-环境多模态感知与自然交互，2017年1月─2019年12月，负责人：马宏宾。</w:t>
            </w:r>
          </w:p>
          <w:p w14:paraId="2B1BBC1D">
            <w:pPr>
              <w:rPr>
                <w:rFonts w:hint="eastAsia"/>
              </w:rPr>
            </w:pPr>
          </w:p>
          <w:p w14:paraId="620C79A7">
            <w:pPr>
              <w:rPr>
                <w:rFonts w:hint="eastAsia"/>
              </w:rPr>
            </w:pPr>
            <w:r>
              <w:rPr>
                <w:rFonts w:hint="eastAsia"/>
              </w:rPr>
              <w:t>n)NQI专项-国家重点研发计划项目（2017YFF0205306）：温室气体和大气污染物排放量计量研究，子课题：分布源温室气体排放量测量方法研究，2017年7月到2020年12月，子课题负责人：马宏宾。</w:t>
            </w:r>
          </w:p>
          <w:p w14:paraId="13A3E2B3">
            <w:pPr>
              <w:rPr>
                <w:rFonts w:hint="eastAsia"/>
              </w:rPr>
            </w:pPr>
          </w:p>
          <w:p w14:paraId="113C9724">
            <w:pPr>
              <w:rPr>
                <w:rFonts w:hint="eastAsia"/>
              </w:rPr>
            </w:pPr>
            <w:r>
              <w:rPr>
                <w:rFonts w:hint="eastAsia"/>
              </w:rPr>
              <w:t>o)新一代人工智能专项-国家重点研发计划项目（2018AAA0101000）：非完全动态信息自适应博弈，子课题：自适应博弈，2019年11月到2022年10月，子课题负责人：马宏宾。</w:t>
            </w:r>
          </w:p>
          <w:p w14:paraId="5C7EF6B3">
            <w:pPr>
              <w:rPr>
                <w:rFonts w:hint="eastAsia"/>
              </w:rPr>
            </w:pPr>
          </w:p>
          <w:p w14:paraId="0DCB1AD4">
            <w:pPr>
              <w:rPr>
                <w:rFonts w:hint="eastAsia"/>
              </w:rPr>
            </w:pPr>
            <w:r>
              <w:rPr>
                <w:rFonts w:hint="eastAsia"/>
              </w:rPr>
              <w:t>p)北京自然科学基金面上项目（4172055）：基于极限学习机的数据驱动受限约束自适应学习与控制，2017年1月-2019年12月，项目负责人：马宏宾。</w:t>
            </w:r>
          </w:p>
        </w:tc>
      </w:tr>
      <w:tr w14:paraId="28F63838">
        <w:tblPrEx>
          <w:tblCellMar>
            <w:top w:w="0" w:type="dxa"/>
            <w:left w:w="108" w:type="dxa"/>
            <w:bottom w:w="0" w:type="dxa"/>
            <w:right w:w="108" w:type="dxa"/>
          </w:tblCellMar>
        </w:tblPrEx>
        <w:tc>
          <w:tcPr>
            <w:tcW w:w="500"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37E15E4">
            <w:pPr>
              <w:jc w:val="center"/>
              <w:rPr>
                <w:rFonts w:hint="eastAsia"/>
              </w:rPr>
            </w:pPr>
            <w:r>
              <w:rPr>
                <w:rFonts w:hint="eastAsia"/>
              </w:rPr>
              <w:t>指导教师对本项目的支持情况</w:t>
            </w:r>
          </w:p>
        </w:tc>
        <w:tc>
          <w:tcPr>
            <w:tcW w:w="4500" w:type="pct"/>
            <w:gridSpan w:val="6"/>
            <w:tcBorders>
              <w:top w:val="single" w:color="auto" w:sz="8" w:space="0"/>
              <w:left w:val="single" w:color="auto" w:sz="8" w:space="0"/>
              <w:bottom w:val="single" w:color="auto" w:sz="8" w:space="0"/>
              <w:right w:val="single" w:color="auto" w:sz="8" w:space="0"/>
            </w:tcBorders>
            <w:tcMar>
              <w:top w:w="120" w:type="dxa"/>
              <w:left w:w="240" w:type="dxa"/>
              <w:bottom w:w="120" w:type="dxa"/>
              <w:right w:w="0" w:type="dxa"/>
            </w:tcMar>
            <w:vAlign w:val="center"/>
          </w:tcPr>
          <w:p w14:paraId="571A9D20">
            <w:pPr>
              <w:pStyle w:val="38"/>
              <w:outlineLvl w:val="1"/>
              <w:rPr>
                <w:rFonts w:hint="eastAsia"/>
              </w:rPr>
            </w:pPr>
            <w:r>
              <w:rPr>
                <w:rFonts w:hint="eastAsia"/>
              </w:rPr>
              <w:t>指导教师深耕兵棋推演领域，积累了丰富的学术成果与理论储备，其在战略决策量化建模、复杂场景规则设计方面的专长，与本项目“基于量化解析的古代战略决策系统重构”核心需求高度契合，为项目立项高效推进提供核心支持，是立项论证的关键保障。</w:t>
            </w:r>
          </w:p>
          <w:p w14:paraId="330AB18A">
            <w:pPr>
              <w:pStyle w:val="38"/>
              <w:outlineLvl w:val="1"/>
              <w:rPr>
                <w:rFonts w:hint="eastAsia"/>
              </w:rPr>
            </w:pPr>
            <w:r>
              <w:rPr>
                <w:rFonts w:hint="eastAsia"/>
              </w:rPr>
              <w:t xml:space="preserve"> 一、研究选题与规划：锚定方向，搭建科学框架</w:t>
            </w:r>
          </w:p>
          <w:p w14:paraId="3C49B79A">
            <w:pPr>
              <w:pStyle w:val="38"/>
              <w:outlineLvl w:val="1"/>
              <w:rPr>
                <w:rFonts w:hint="eastAsia"/>
              </w:rPr>
            </w:pPr>
            <w:r>
              <w:rPr>
                <w:rFonts w:hint="eastAsia"/>
              </w:rPr>
              <w:t>项目初期，教师凭借兵棋推演研究经验，引导团队聚焦“量化解析”核心目标，明确项目核心是构建可复用决策分析模型而非复刻战例。其将兵棋推演“要素拆解—逻辑关联—场景映射”框架迁移至古代战略研究，指导团队从政治、军事、地理、后勤、情报五大维度拆解决策要素，厘清不同场景下的作用逻辑；参照“有限场景聚焦”原则，建议以长平之战、赤壁之战等典型战役为案例，规避选题泛化风险。同时，结合兵棋推演系统开发经验，提出“历史场景抽象—决策要素量化—模型构建—验证优化”四阶段技术路线，明确各阶段核心任务，确保选题兼具严谨性与可行性。</w:t>
            </w:r>
          </w:p>
          <w:p w14:paraId="731558D2">
            <w:pPr>
              <w:pStyle w:val="38"/>
              <w:outlineLvl w:val="1"/>
              <w:rPr>
                <w:rFonts w:hint="eastAsia"/>
              </w:rPr>
            </w:pPr>
            <w:r>
              <w:rPr>
                <w:rFonts w:hint="eastAsia"/>
              </w:rPr>
              <w:t xml:space="preserve"> 二、文献综述与理论基础：夯实根基，破解核心疑问</w:t>
            </w:r>
          </w:p>
          <w:p w14:paraId="14FD743E">
            <w:pPr>
              <w:pStyle w:val="38"/>
              <w:outlineLvl w:val="1"/>
              <w:rPr>
                <w:rFonts w:hint="eastAsia"/>
              </w:rPr>
            </w:pPr>
            <w:r>
              <w:rPr>
                <w:rFonts w:hint="eastAsia"/>
              </w:rPr>
              <w:t>针对多学科交叉导致的文献零散、理论融合困难问题，教师为团队精准推送兵棋推演量化建模、古代军事战略研究、交叉学科前沿三类核心文献。其打破传统梳理思路，提出“问题导向型”综述方法，围绕“场景抽象”“决策量化可行性”“量化指标设计”三大核心问题，构建“文献—问题—解决方案”对应关系，直接服务立项论证。通过定期组织文献分享会，教师结合自身研究解读兵棋推演前沿成果，启发团队构建多主体决策量化模型，最终夯实理论基础，明确项目“兵棋推演量化理论与古代战略研究结合”的创新点，填补相关研究空白。</w:t>
            </w:r>
          </w:p>
          <w:p w14:paraId="5A611D0D">
            <w:pPr>
              <w:pStyle w:val="38"/>
              <w:outlineLvl w:val="1"/>
              <w:rPr>
                <w:rFonts w:hint="eastAsia"/>
              </w:rPr>
            </w:pPr>
            <w:r>
              <w:rPr>
                <w:rFonts w:hint="eastAsia"/>
              </w:rPr>
              <w:t xml:space="preserve"> 三、研究方法：精准赋能，强化论证效力</w:t>
            </w:r>
          </w:p>
          <w:p w14:paraId="5AA47435">
            <w:pPr>
              <w:pStyle w:val="38"/>
              <w:outlineLvl w:val="1"/>
              <w:rPr>
                <w:rFonts w:hint="eastAsia"/>
              </w:rPr>
            </w:pPr>
            <w:r>
              <w:rPr>
                <w:rFonts w:hint="eastAsia"/>
              </w:rPr>
              <w:t>教师摒弃单一量化思路，提出“历史案例分析法+兵棋推演建模法+层次分析法”的综合方法体系。针对核心难点，引入兵棋推演“场景要素标准化”方法解决古代场景量化问题，借鉴“决策树模型”思路梳理决策逻辑链并关联量化指标；同时补充方法适用性说明与局限性规避策略，如通过“专家评分+文献佐证”确定指标权重、以权威史料校准模型参数等。在立项材料打磨中，指导团队专设“研究方法适用性分析”板块，明确应用场景与步骤，对比同类方法突出创新性，规避常见立项风险，让研究方法成为申请书亮点。</w:t>
            </w:r>
          </w:p>
          <w:p w14:paraId="720AF216">
            <w:pPr>
              <w:pStyle w:val="38"/>
              <w:outlineLvl w:val="1"/>
              <w:rPr>
                <w:rFonts w:hint="eastAsia"/>
              </w:rPr>
            </w:pPr>
            <w:r>
              <w:rPr>
                <w:rFonts w:hint="eastAsia"/>
              </w:rPr>
              <w:t>指导教师的专业支撑贯穿立项全过程，其将兵棋推演专长与项目需求深度融合，既确保了项目的科学性、创新性与可行性，又让立项材料具备严谨逻辑与强大说服力，为项目顺利通过立项论证提供了坚实保障。</w:t>
            </w:r>
          </w:p>
        </w:tc>
      </w:tr>
      <w:tr w14:paraId="7BEAA041">
        <w:tblPrEx>
          <w:tblCellMar>
            <w:top w:w="0" w:type="dxa"/>
            <w:left w:w="108" w:type="dxa"/>
            <w:bottom w:w="0" w:type="dxa"/>
            <w:right w:w="108" w:type="dxa"/>
          </w:tblCellMar>
        </w:tblPrEx>
        <w:tc>
          <w:tcPr>
            <w:tcW w:w="250" w:type="pct"/>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8D78A7F">
            <w:pPr>
              <w:jc w:val="center"/>
              <w:rPr>
                <w:rFonts w:hint="eastAsia"/>
              </w:rPr>
            </w:pPr>
            <w:r>
              <w:rPr>
                <w:rFonts w:hint="eastAsia"/>
              </w:rPr>
              <w:t>项目组主要成员</w:t>
            </w:r>
          </w:p>
        </w:tc>
        <w:tc>
          <w:tcPr>
            <w:tcW w:w="2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FE8EEEC">
            <w:pPr>
              <w:jc w:val="center"/>
              <w:rPr>
                <w:rFonts w:hint="eastAsia"/>
              </w:rPr>
            </w:pPr>
            <w:r>
              <w:rPr>
                <w:rFonts w:hint="eastAsia"/>
              </w:rPr>
              <w:t>姓名</w:t>
            </w:r>
          </w:p>
        </w:tc>
        <w:tc>
          <w:tcPr>
            <w:tcW w:w="6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622A3D5">
            <w:pPr>
              <w:jc w:val="center"/>
              <w:rPr>
                <w:rFonts w:hint="eastAsia"/>
              </w:rPr>
            </w:pPr>
            <w:r>
              <w:rPr>
                <w:rFonts w:hint="eastAsia"/>
              </w:rPr>
              <w:t>学号</w:t>
            </w:r>
          </w:p>
        </w:tc>
        <w:tc>
          <w:tcPr>
            <w:tcW w:w="6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9F402E2">
            <w:pPr>
              <w:jc w:val="center"/>
              <w:rPr>
                <w:rFonts w:hint="eastAsia"/>
              </w:rPr>
            </w:pPr>
            <w:r>
              <w:rPr>
                <w:rFonts w:hint="eastAsia"/>
              </w:rPr>
              <w:t>学院</w:t>
            </w:r>
          </w:p>
        </w:tc>
        <w:tc>
          <w:tcPr>
            <w:tcW w:w="6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11F9681">
            <w:pPr>
              <w:jc w:val="center"/>
              <w:rPr>
                <w:rFonts w:hint="eastAsia"/>
              </w:rPr>
            </w:pPr>
            <w:r>
              <w:rPr>
                <w:rFonts w:hint="eastAsia"/>
              </w:rPr>
              <w:t>专业班级</w:t>
            </w:r>
          </w:p>
        </w:tc>
        <w:tc>
          <w:tcPr>
            <w:tcW w:w="6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3DDBD1D">
            <w:pPr>
              <w:jc w:val="center"/>
              <w:rPr>
                <w:rFonts w:hint="eastAsia"/>
              </w:rPr>
            </w:pPr>
            <w:r>
              <w:rPr>
                <w:rFonts w:hint="eastAsia"/>
              </w:rPr>
              <w:t>联系电话</w:t>
            </w:r>
          </w:p>
        </w:tc>
        <w:tc>
          <w:tcPr>
            <w:tcW w:w="2150"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2CACCABE">
            <w:pPr>
              <w:jc w:val="center"/>
              <w:rPr>
                <w:rFonts w:hint="eastAsia"/>
              </w:rPr>
            </w:pPr>
            <w:r>
              <w:rPr>
                <w:rFonts w:hint="eastAsia"/>
              </w:rPr>
              <w:t>项目分工</w:t>
            </w:r>
          </w:p>
        </w:tc>
      </w:tr>
      <w:tr w14:paraId="5F372081">
        <w:tblPrEx>
          <w:tblCellMar>
            <w:top w:w="0" w:type="dxa"/>
            <w:left w:w="108" w:type="dxa"/>
            <w:bottom w:w="0" w:type="dxa"/>
            <w:right w:w="108" w:type="dxa"/>
          </w:tblCellMar>
        </w:tblPrEx>
        <w:tc>
          <w:tcPr>
            <w:tcW w:w="0" w:type="auto"/>
            <w:vMerge w:val="continue"/>
            <w:tcBorders>
              <w:top w:val="single" w:color="auto" w:sz="8" w:space="0"/>
              <w:left w:val="single" w:color="auto" w:sz="8" w:space="0"/>
              <w:bottom w:val="single" w:color="auto" w:sz="8" w:space="0"/>
              <w:right w:val="single" w:color="auto" w:sz="8" w:space="0"/>
            </w:tcBorders>
            <w:vAlign w:val="center"/>
          </w:tcPr>
          <w:p w14:paraId="7312D785">
            <w:pPr>
              <w:rPr>
                <w:rFonts w:hint="eastAsia"/>
              </w:rPr>
            </w:pP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4E2F789">
            <w:pPr>
              <w:jc w:val="center"/>
              <w:rPr>
                <w:rFonts w:hint="eastAsia"/>
              </w:rPr>
            </w:pPr>
            <w:r>
              <w:rPr>
                <w:rFonts w:hint="eastAsia"/>
              </w:rPr>
              <w:t xml:space="preserve">巩昕宇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23F241B">
            <w:pPr>
              <w:jc w:val="center"/>
              <w:rPr>
                <w:rFonts w:hint="eastAsia"/>
              </w:rPr>
            </w:pPr>
            <w:r>
              <w:rPr>
                <w:rFonts w:hint="eastAsia"/>
              </w:rPr>
              <w:t xml:space="preserve">1120243401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B58D169">
            <w:pPr>
              <w:jc w:val="center"/>
              <w:rPr>
                <w:rFonts w:hint="eastAsia"/>
              </w:rPr>
            </w:pPr>
            <w:r>
              <w:rPr>
                <w:rFonts w:hint="eastAsia"/>
              </w:rPr>
              <w:t xml:space="preserve">自动化学院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9668C6E">
            <w:pPr>
              <w:jc w:val="center"/>
              <w:rPr>
                <w:rFonts w:hint="eastAsia"/>
              </w:rPr>
            </w:pPr>
            <w:r>
              <w:rPr>
                <w:rFonts w:hint="eastAsia"/>
              </w:rPr>
              <w:t xml:space="preserve">自动化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E2615ED">
            <w:pPr>
              <w:jc w:val="center"/>
              <w:rPr>
                <w:rFonts w:hint="eastAsia"/>
              </w:rPr>
            </w:pPr>
            <w:r>
              <w:rPr>
                <w:rFonts w:hint="eastAsia"/>
              </w:rPr>
              <w:t xml:space="preserve">19722762153 </w:t>
            </w:r>
          </w:p>
        </w:tc>
        <w:tc>
          <w:tcPr>
            <w:tcW w:w="0" w:type="auto"/>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76240740">
            <w:pPr>
              <w:jc w:val="center"/>
              <w:rPr>
                <w:rFonts w:hint="eastAsia"/>
              </w:rPr>
            </w:pPr>
            <w:r>
              <w:rPr>
                <w:rFonts w:hint="eastAsia"/>
              </w:rPr>
              <w:t xml:space="preserve">负责人 </w:t>
            </w:r>
          </w:p>
        </w:tc>
      </w:tr>
      <w:tr w14:paraId="2CBDA58F">
        <w:tblPrEx>
          <w:tblCellMar>
            <w:top w:w="0" w:type="dxa"/>
            <w:left w:w="108" w:type="dxa"/>
            <w:bottom w:w="0" w:type="dxa"/>
            <w:right w:w="108" w:type="dxa"/>
          </w:tblCellMar>
        </w:tblPrEx>
        <w:tc>
          <w:tcPr>
            <w:tcW w:w="0" w:type="auto"/>
            <w:vMerge w:val="continue"/>
            <w:tcBorders>
              <w:top w:val="single" w:color="auto" w:sz="8" w:space="0"/>
              <w:left w:val="single" w:color="auto" w:sz="8" w:space="0"/>
              <w:bottom w:val="single" w:color="auto" w:sz="8" w:space="0"/>
              <w:right w:val="single" w:color="auto" w:sz="8" w:space="0"/>
            </w:tcBorders>
            <w:vAlign w:val="center"/>
          </w:tcPr>
          <w:p w14:paraId="60E6D140">
            <w:pPr>
              <w:rPr>
                <w:rFonts w:hint="eastAsia"/>
              </w:rPr>
            </w:pP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1F65CAB">
            <w:pPr>
              <w:jc w:val="center"/>
              <w:rPr>
                <w:rFonts w:hint="eastAsia"/>
              </w:rPr>
            </w:pPr>
            <w:r>
              <w:rPr>
                <w:rFonts w:hint="eastAsia"/>
              </w:rPr>
              <w:t xml:space="preserve">李洁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34DCC7C">
            <w:pPr>
              <w:jc w:val="center"/>
              <w:rPr>
                <w:rFonts w:hint="eastAsia"/>
              </w:rPr>
            </w:pPr>
            <w:r>
              <w:rPr>
                <w:rFonts w:hint="eastAsia"/>
              </w:rPr>
              <w:t xml:space="preserve">1120251535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AAA8C02">
            <w:pPr>
              <w:jc w:val="center"/>
              <w:rPr>
                <w:rFonts w:hint="eastAsia"/>
              </w:rPr>
            </w:pPr>
            <w:r>
              <w:rPr>
                <w:rFonts w:hint="eastAsia"/>
              </w:rPr>
              <w:t xml:space="preserve">精工书院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BCA1633">
            <w:pPr>
              <w:jc w:val="center"/>
              <w:rPr>
                <w:rFonts w:hint="eastAsia"/>
              </w:rPr>
            </w:pPr>
            <w:r>
              <w:rPr>
                <w:rFonts w:hint="eastAsia"/>
              </w:rPr>
              <w:t xml:space="preserve">宇航与机电类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2C26476">
            <w:pPr>
              <w:jc w:val="center"/>
              <w:rPr>
                <w:rFonts w:hint="eastAsia"/>
              </w:rPr>
            </w:pPr>
            <w:r>
              <w:rPr>
                <w:rFonts w:hint="eastAsia"/>
              </w:rPr>
              <w:t xml:space="preserve">17787431269 </w:t>
            </w:r>
          </w:p>
        </w:tc>
        <w:tc>
          <w:tcPr>
            <w:tcW w:w="0" w:type="auto"/>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694FD13">
            <w:pPr>
              <w:jc w:val="center"/>
              <w:rPr>
                <w:rFonts w:hint="eastAsia"/>
              </w:rPr>
            </w:pPr>
            <w:r>
              <w:rPr>
                <w:rFonts w:hint="eastAsia"/>
              </w:rPr>
              <w:t xml:space="preserve">调研 </w:t>
            </w:r>
          </w:p>
        </w:tc>
      </w:tr>
      <w:tr w14:paraId="1E2BE4B7">
        <w:tblPrEx>
          <w:tblCellMar>
            <w:top w:w="0" w:type="dxa"/>
            <w:left w:w="108" w:type="dxa"/>
            <w:bottom w:w="0" w:type="dxa"/>
            <w:right w:w="108" w:type="dxa"/>
          </w:tblCellMar>
        </w:tblPrEx>
        <w:tc>
          <w:tcPr>
            <w:tcW w:w="0" w:type="auto"/>
            <w:vMerge w:val="continue"/>
            <w:tcBorders>
              <w:top w:val="single" w:color="auto" w:sz="8" w:space="0"/>
              <w:left w:val="single" w:color="auto" w:sz="8" w:space="0"/>
              <w:bottom w:val="single" w:color="auto" w:sz="8" w:space="0"/>
              <w:right w:val="single" w:color="auto" w:sz="8" w:space="0"/>
            </w:tcBorders>
            <w:vAlign w:val="center"/>
          </w:tcPr>
          <w:p w14:paraId="028528C2">
            <w:pPr>
              <w:rPr>
                <w:rFonts w:hint="eastAsia"/>
              </w:rPr>
            </w:pP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9794ABB">
            <w:pPr>
              <w:jc w:val="center"/>
              <w:rPr>
                <w:rFonts w:hint="eastAsia"/>
              </w:rPr>
            </w:pPr>
            <w:r>
              <w:rPr>
                <w:rFonts w:hint="eastAsia"/>
              </w:rPr>
              <w:t xml:space="preserve">王科懿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D34C0E0">
            <w:pPr>
              <w:jc w:val="center"/>
              <w:rPr>
                <w:rFonts w:hint="eastAsia"/>
              </w:rPr>
            </w:pPr>
            <w:r>
              <w:rPr>
                <w:rFonts w:hint="eastAsia"/>
              </w:rPr>
              <w:t xml:space="preserve">1120252685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7BD83327">
            <w:pPr>
              <w:jc w:val="center"/>
              <w:rPr>
                <w:rFonts w:hint="eastAsia"/>
              </w:rPr>
            </w:pPr>
            <w:r>
              <w:rPr>
                <w:rFonts w:hint="eastAsia"/>
              </w:rPr>
              <w:t xml:space="preserve">经济学院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02F60F2">
            <w:pPr>
              <w:jc w:val="center"/>
              <w:rPr>
                <w:rFonts w:hint="eastAsia"/>
              </w:rPr>
            </w:pPr>
            <w:r>
              <w:rPr>
                <w:rFonts w:hint="eastAsia"/>
              </w:rPr>
              <w:t xml:space="preserve">金融科技（低空经济）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4A6EE78">
            <w:pPr>
              <w:jc w:val="center"/>
              <w:rPr>
                <w:rFonts w:hint="eastAsia"/>
              </w:rPr>
            </w:pPr>
            <w:r>
              <w:rPr>
                <w:rFonts w:hint="eastAsia"/>
              </w:rPr>
              <w:t xml:space="preserve">13271857616 </w:t>
            </w:r>
          </w:p>
        </w:tc>
        <w:tc>
          <w:tcPr>
            <w:tcW w:w="0" w:type="auto"/>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317412B">
            <w:pPr>
              <w:jc w:val="center"/>
              <w:rPr>
                <w:rFonts w:hint="eastAsia"/>
              </w:rPr>
            </w:pPr>
            <w:r>
              <w:rPr>
                <w:rFonts w:hint="eastAsia"/>
              </w:rPr>
              <w:t xml:space="preserve">调研 </w:t>
            </w:r>
          </w:p>
        </w:tc>
      </w:tr>
      <w:tr w14:paraId="4CACA4BE">
        <w:tblPrEx>
          <w:tblCellMar>
            <w:top w:w="0" w:type="dxa"/>
            <w:left w:w="108" w:type="dxa"/>
            <w:bottom w:w="0" w:type="dxa"/>
            <w:right w:w="108" w:type="dxa"/>
          </w:tblCellMar>
        </w:tblPrEx>
        <w:tc>
          <w:tcPr>
            <w:tcW w:w="0" w:type="auto"/>
            <w:vMerge w:val="continue"/>
            <w:tcBorders>
              <w:top w:val="single" w:color="auto" w:sz="8" w:space="0"/>
              <w:left w:val="single" w:color="auto" w:sz="8" w:space="0"/>
              <w:bottom w:val="single" w:color="auto" w:sz="8" w:space="0"/>
              <w:right w:val="single" w:color="auto" w:sz="8" w:space="0"/>
            </w:tcBorders>
            <w:vAlign w:val="center"/>
          </w:tcPr>
          <w:p w14:paraId="14F20F02">
            <w:pPr>
              <w:rPr>
                <w:rFonts w:hint="eastAsia"/>
              </w:rPr>
            </w:pP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53680FE">
            <w:pPr>
              <w:jc w:val="center"/>
              <w:rPr>
                <w:rFonts w:hint="eastAsia"/>
              </w:rPr>
            </w:pPr>
            <w:r>
              <w:rPr>
                <w:rFonts w:hint="eastAsia"/>
              </w:rPr>
              <w:t xml:space="preserve">江思谕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36FF4BC4">
            <w:pPr>
              <w:jc w:val="center"/>
              <w:rPr>
                <w:rFonts w:hint="eastAsia"/>
              </w:rPr>
            </w:pPr>
            <w:r>
              <w:rPr>
                <w:rFonts w:hint="eastAsia"/>
              </w:rPr>
              <w:t xml:space="preserve">1120253636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7B0A8095">
            <w:pPr>
              <w:jc w:val="center"/>
              <w:rPr>
                <w:rFonts w:hint="eastAsia"/>
              </w:rPr>
            </w:pPr>
            <w:r>
              <w:rPr>
                <w:rFonts w:hint="eastAsia"/>
              </w:rPr>
              <w:t xml:space="preserve">精工书院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CF3C0EC">
            <w:pPr>
              <w:jc w:val="center"/>
              <w:rPr>
                <w:rFonts w:hint="eastAsia"/>
              </w:rPr>
            </w:pPr>
            <w:r>
              <w:rPr>
                <w:rFonts w:hint="eastAsia"/>
              </w:rPr>
              <w:t xml:space="preserve">宇航与机电类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E3D140D">
            <w:pPr>
              <w:jc w:val="center"/>
              <w:rPr>
                <w:rFonts w:hint="eastAsia"/>
              </w:rPr>
            </w:pPr>
            <w:r>
              <w:rPr>
                <w:rFonts w:hint="eastAsia"/>
              </w:rPr>
              <w:t xml:space="preserve">13319839251 </w:t>
            </w:r>
          </w:p>
        </w:tc>
        <w:tc>
          <w:tcPr>
            <w:tcW w:w="0" w:type="auto"/>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836E2EE">
            <w:pPr>
              <w:jc w:val="center"/>
              <w:rPr>
                <w:rFonts w:hint="eastAsia"/>
              </w:rPr>
            </w:pPr>
            <w:r>
              <w:rPr>
                <w:rFonts w:hint="eastAsia"/>
              </w:rPr>
              <w:t xml:space="preserve">可视化 </w:t>
            </w:r>
          </w:p>
        </w:tc>
      </w:tr>
      <w:tr w14:paraId="57257D76">
        <w:tblPrEx>
          <w:tblCellMar>
            <w:top w:w="0" w:type="dxa"/>
            <w:left w:w="108" w:type="dxa"/>
            <w:bottom w:w="0" w:type="dxa"/>
            <w:right w:w="108" w:type="dxa"/>
          </w:tblCellMar>
        </w:tblPrEx>
        <w:tc>
          <w:tcPr>
            <w:tcW w:w="0" w:type="auto"/>
            <w:vMerge w:val="continue"/>
            <w:tcBorders>
              <w:top w:val="single" w:color="auto" w:sz="8" w:space="0"/>
              <w:left w:val="single" w:color="auto" w:sz="8" w:space="0"/>
              <w:bottom w:val="single" w:color="auto" w:sz="8" w:space="0"/>
              <w:right w:val="single" w:color="auto" w:sz="8" w:space="0"/>
            </w:tcBorders>
            <w:vAlign w:val="center"/>
          </w:tcPr>
          <w:p w14:paraId="1638F686">
            <w:pPr>
              <w:rPr>
                <w:rFonts w:hint="eastAsia"/>
              </w:rPr>
            </w:pP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25642EE">
            <w:pPr>
              <w:jc w:val="center"/>
              <w:rPr>
                <w:rFonts w:hint="eastAsia"/>
              </w:rPr>
            </w:pPr>
            <w:r>
              <w:rPr>
                <w:rFonts w:hint="eastAsia"/>
              </w:rPr>
              <w:t xml:space="preserve">卿馨雨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2526C8A">
            <w:pPr>
              <w:jc w:val="center"/>
              <w:rPr>
                <w:rFonts w:hint="eastAsia"/>
              </w:rPr>
            </w:pPr>
            <w:r>
              <w:rPr>
                <w:rFonts w:hint="eastAsia"/>
              </w:rPr>
              <w:t xml:space="preserve">1120253530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F1AE04C">
            <w:pPr>
              <w:jc w:val="center"/>
              <w:rPr>
                <w:rFonts w:hint="eastAsia"/>
              </w:rPr>
            </w:pPr>
            <w:r>
              <w:rPr>
                <w:rFonts w:hint="eastAsia"/>
              </w:rPr>
              <w:t xml:space="preserve">经济学院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51B883F">
            <w:pPr>
              <w:jc w:val="center"/>
              <w:rPr>
                <w:rFonts w:hint="eastAsia"/>
              </w:rPr>
            </w:pPr>
            <w:r>
              <w:rPr>
                <w:rFonts w:hint="eastAsia"/>
              </w:rPr>
              <w:t xml:space="preserve">金融科技（低空经济）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C469B0C">
            <w:pPr>
              <w:jc w:val="center"/>
              <w:rPr>
                <w:rFonts w:hint="eastAsia"/>
              </w:rPr>
            </w:pPr>
            <w:r>
              <w:rPr>
                <w:rFonts w:hint="eastAsia"/>
              </w:rPr>
              <w:t xml:space="preserve">15208253533 </w:t>
            </w:r>
          </w:p>
        </w:tc>
        <w:tc>
          <w:tcPr>
            <w:tcW w:w="0" w:type="auto"/>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BB7041D">
            <w:pPr>
              <w:jc w:val="center"/>
              <w:rPr>
                <w:rFonts w:hint="eastAsia"/>
              </w:rPr>
            </w:pPr>
            <w:r>
              <w:rPr>
                <w:rFonts w:hint="eastAsia"/>
              </w:rPr>
              <w:t xml:space="preserve">数据分析 </w:t>
            </w:r>
          </w:p>
        </w:tc>
      </w:tr>
      <w:tr w14:paraId="02574930">
        <w:tblPrEx>
          <w:tblCellMar>
            <w:top w:w="0" w:type="dxa"/>
            <w:left w:w="108" w:type="dxa"/>
            <w:bottom w:w="0" w:type="dxa"/>
            <w:right w:w="108" w:type="dxa"/>
          </w:tblCellMar>
        </w:tblPrEx>
        <w:tc>
          <w:tcPr>
            <w:tcW w:w="250" w:type="pct"/>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44B0928">
            <w:pPr>
              <w:jc w:val="center"/>
              <w:rPr>
                <w:rFonts w:hint="eastAsia"/>
              </w:rPr>
            </w:pPr>
            <w:r>
              <w:rPr>
                <w:rFonts w:hint="eastAsia"/>
              </w:rPr>
              <w:t>指导教师</w:t>
            </w:r>
          </w:p>
        </w:tc>
        <w:tc>
          <w:tcPr>
            <w:tcW w:w="2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DAB35F2">
            <w:pPr>
              <w:jc w:val="center"/>
              <w:rPr>
                <w:rFonts w:hint="eastAsia"/>
              </w:rPr>
            </w:pPr>
            <w:r>
              <w:rPr>
                <w:rFonts w:hint="eastAsia"/>
              </w:rPr>
              <w:t>姓名</w:t>
            </w:r>
          </w:p>
        </w:tc>
        <w:tc>
          <w:tcPr>
            <w:tcW w:w="6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C416CC5">
            <w:pPr>
              <w:jc w:val="center"/>
              <w:rPr>
                <w:rFonts w:hint="eastAsia"/>
              </w:rPr>
            </w:pPr>
            <w:r>
              <w:rPr>
                <w:rFonts w:hint="eastAsia"/>
              </w:rPr>
              <w:t>工号</w:t>
            </w:r>
          </w:p>
        </w:tc>
        <w:tc>
          <w:tcPr>
            <w:tcW w:w="6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44F66B9A">
            <w:pPr>
              <w:jc w:val="center"/>
              <w:rPr>
                <w:rFonts w:hint="eastAsia"/>
              </w:rPr>
            </w:pPr>
            <w:r>
              <w:rPr>
                <w:rFonts w:hint="eastAsia"/>
              </w:rPr>
              <w:t>学院/单位</w:t>
            </w:r>
          </w:p>
        </w:tc>
        <w:tc>
          <w:tcPr>
            <w:tcW w:w="6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C8AC8F7">
            <w:pPr>
              <w:jc w:val="center"/>
              <w:rPr>
                <w:rFonts w:hint="eastAsia"/>
              </w:rPr>
            </w:pPr>
            <w:r>
              <w:rPr>
                <w:rFonts w:hint="eastAsia"/>
              </w:rPr>
              <w:t>职称</w:t>
            </w:r>
          </w:p>
        </w:tc>
        <w:tc>
          <w:tcPr>
            <w:tcW w:w="650" w:type="pc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334C734A">
            <w:pPr>
              <w:jc w:val="center"/>
              <w:rPr>
                <w:rFonts w:hint="eastAsia"/>
              </w:rPr>
            </w:pPr>
            <w:r>
              <w:rPr>
                <w:rFonts w:hint="eastAsia"/>
              </w:rPr>
              <w:t>联系电话</w:t>
            </w:r>
          </w:p>
        </w:tc>
        <w:tc>
          <w:tcPr>
            <w:tcW w:w="2150" w:type="pct"/>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6EFA345">
            <w:pPr>
              <w:jc w:val="center"/>
              <w:rPr>
                <w:rFonts w:hint="eastAsia"/>
              </w:rPr>
            </w:pPr>
            <w:r>
              <w:rPr>
                <w:rFonts w:hint="eastAsia"/>
              </w:rPr>
              <w:t>电子邮件</w:t>
            </w:r>
          </w:p>
        </w:tc>
      </w:tr>
      <w:tr w14:paraId="2C311080">
        <w:tblPrEx>
          <w:tblCellMar>
            <w:top w:w="0" w:type="dxa"/>
            <w:left w:w="108" w:type="dxa"/>
            <w:bottom w:w="0" w:type="dxa"/>
            <w:right w:w="108" w:type="dxa"/>
          </w:tblCellMar>
        </w:tblPrEx>
        <w:tc>
          <w:tcPr>
            <w:tcW w:w="0" w:type="auto"/>
            <w:vMerge w:val="continue"/>
            <w:tcBorders>
              <w:top w:val="single" w:color="auto" w:sz="8" w:space="0"/>
              <w:left w:val="single" w:color="auto" w:sz="8" w:space="0"/>
              <w:bottom w:val="single" w:color="auto" w:sz="8" w:space="0"/>
              <w:right w:val="single" w:color="auto" w:sz="8" w:space="0"/>
            </w:tcBorders>
            <w:vAlign w:val="center"/>
          </w:tcPr>
          <w:p w14:paraId="699F75F9">
            <w:pPr>
              <w:rPr>
                <w:rFonts w:hint="eastAsia"/>
              </w:rPr>
            </w:pP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257DD2DD">
            <w:pPr>
              <w:jc w:val="center"/>
              <w:rPr>
                <w:rFonts w:hint="eastAsia"/>
              </w:rPr>
            </w:pPr>
            <w:r>
              <w:rPr>
                <w:rFonts w:hint="eastAsia"/>
              </w:rPr>
              <w:t xml:space="preserve">马宏宾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70F2700">
            <w:pPr>
              <w:jc w:val="center"/>
              <w:rPr>
                <w:rFonts w:hint="eastAsia"/>
              </w:rPr>
            </w:pPr>
            <w:r>
              <w:rPr>
                <w:rFonts w:hint="eastAsia"/>
              </w:rPr>
              <w:t xml:space="preserve">6120104717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4B58061D">
            <w:pPr>
              <w:jc w:val="center"/>
              <w:rPr>
                <w:rFonts w:hint="eastAsia"/>
              </w:rPr>
            </w:pPr>
            <w:r>
              <w:rPr>
                <w:rFonts w:hint="eastAsia"/>
              </w:rPr>
              <w:t xml:space="preserve">自动化学院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0AEF5B95">
            <w:pPr>
              <w:jc w:val="center"/>
              <w:rPr>
                <w:rFonts w:hint="eastAsia"/>
              </w:rPr>
            </w:pPr>
            <w:r>
              <w:rPr>
                <w:rFonts w:hint="eastAsia"/>
              </w:rPr>
              <w:t xml:space="preserve">教授 </w:t>
            </w:r>
          </w:p>
        </w:tc>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1B991CD4">
            <w:pPr>
              <w:jc w:val="center"/>
              <w:rPr>
                <w:rFonts w:hint="eastAsia"/>
              </w:rPr>
            </w:pPr>
            <w:r>
              <w:rPr>
                <w:rFonts w:hint="eastAsia"/>
              </w:rPr>
              <w:t xml:space="preserve">15210658048 </w:t>
            </w:r>
          </w:p>
        </w:tc>
        <w:tc>
          <w:tcPr>
            <w:tcW w:w="0" w:type="auto"/>
            <w:gridSpan w:val="2"/>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5BF39F3F">
            <w:pPr>
              <w:jc w:val="center"/>
              <w:rPr>
                <w:rFonts w:hint="eastAsia"/>
              </w:rPr>
            </w:pPr>
            <w:r>
              <w:rPr>
                <w:rFonts w:hint="eastAsia"/>
              </w:rPr>
              <w:t xml:space="preserve">mathmhb@139.com </w:t>
            </w:r>
          </w:p>
        </w:tc>
      </w:tr>
    </w:tbl>
    <w:p w14:paraId="7152C574">
      <w:pPr>
        <w:pStyle w:val="5"/>
        <w:spacing w:line="600" w:lineRule="atLeast"/>
        <w:textAlignment w:val="center"/>
        <w:rPr>
          <w:rFonts w:hint="eastAsia" w:ascii="黑体" w:hAnsi="黑体" w:eastAsia="黑体"/>
        </w:rPr>
      </w:pPr>
    </w:p>
    <w:p w14:paraId="0F6DF3DF">
      <w:pPr>
        <w:rPr>
          <w:rFonts w:hint="eastAsia" w:ascii="黑体" w:hAnsi="黑体" w:eastAsia="黑体"/>
          <w:sz w:val="28"/>
          <w:szCs w:val="28"/>
        </w:rPr>
      </w:pPr>
      <w:r>
        <w:rPr>
          <w:rFonts w:hint="eastAsia" w:ascii="黑体" w:hAnsi="黑体" w:eastAsia="黑体"/>
          <w:b/>
          <w:bCs/>
          <w:sz w:val="28"/>
          <w:szCs w:val="28"/>
        </w:rPr>
        <w:br w:type="page"/>
      </w:r>
    </w:p>
    <w:p w14:paraId="083167E4">
      <w:pPr>
        <w:pStyle w:val="5"/>
        <w:spacing w:line="600" w:lineRule="atLeast"/>
        <w:textAlignment w:val="center"/>
        <w:rPr>
          <w:rFonts w:hint="eastAsia" w:ascii="黑体" w:hAnsi="黑体" w:eastAsia="黑体"/>
        </w:rPr>
      </w:pPr>
      <w:r>
        <w:rPr>
          <w:rFonts w:hint="eastAsia" w:ascii="黑体" w:hAnsi="黑体" w:eastAsia="黑体"/>
          <w:b/>
          <w:bCs/>
        </w:rPr>
        <w:t xml:space="preserve">二、 立项依据（可加页） </w:t>
      </w:r>
    </w:p>
    <w:tbl>
      <w:tblPr>
        <w:tblStyle w:val="16"/>
        <w:tblW w:w="5000" w:type="pct"/>
        <w:tblInd w:w="0" w:type="dxa"/>
        <w:tblLayout w:type="autofit"/>
        <w:tblCellMar>
          <w:top w:w="0" w:type="dxa"/>
          <w:left w:w="108" w:type="dxa"/>
          <w:bottom w:w="0" w:type="dxa"/>
          <w:right w:w="108" w:type="dxa"/>
        </w:tblCellMar>
      </w:tblPr>
      <w:tblGrid>
        <w:gridCol w:w="9380"/>
      </w:tblGrid>
      <w:tr w14:paraId="69BF317A">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0" w:type="dxa"/>
              <w:left w:w="0" w:type="dxa"/>
              <w:bottom w:w="0" w:type="dxa"/>
              <w:right w:w="0" w:type="dxa"/>
            </w:tcMar>
            <w:vAlign w:val="center"/>
          </w:tcPr>
          <w:p w14:paraId="6A6B39F1">
            <w:pPr>
              <w:pStyle w:val="5"/>
              <w:spacing w:before="120" w:after="120" w:line="400" w:lineRule="atLeast"/>
              <w:textAlignment w:val="center"/>
              <w:rPr>
                <w:rFonts w:hint="eastAsia"/>
                <w:b/>
                <w:bCs/>
                <w:sz w:val="24"/>
                <w:szCs w:val="24"/>
              </w:rPr>
            </w:pPr>
            <w:r>
              <w:rPr>
                <w:rFonts w:hint="eastAsia"/>
              </w:rPr>
              <w:t xml:space="preserve">（1）研究目的 </w:t>
            </w:r>
          </w:p>
          <w:p w14:paraId="2E9AC185">
            <w:pPr>
              <w:spacing w:before="240" w:after="480" w:line="480" w:lineRule="atLeast"/>
              <w:ind w:left="80" w:right="80"/>
              <w:rPr>
                <w:rFonts w:hint="eastAsia"/>
              </w:rPr>
            </w:pPr>
            <w:r>
              <w:rPr>
                <w:rFonts w:hint="eastAsia"/>
              </w:rPr>
              <w:t>一．学术研究目的</w:t>
            </w:r>
          </w:p>
          <w:p w14:paraId="7A061DE6">
            <w:pPr>
              <w:spacing w:before="240" w:after="480" w:line="480" w:lineRule="atLeast"/>
              <w:ind w:left="80" w:right="80"/>
              <w:rPr>
                <w:ins w:id="0" w:author="吴新伟" w:date="2025-11-26T20:05:08Z"/>
                <w:rFonts w:hint="eastAsia"/>
                <w:lang w:eastAsia="zh-CN"/>
              </w:rPr>
            </w:pPr>
            <w:r>
              <w:rPr>
                <w:rFonts w:hint="eastAsia"/>
              </w:rPr>
              <w:t xml:space="preserve">1. </w:t>
            </w:r>
            <w:del w:id="1" w:author="吴新伟" w:date="2025-11-26T20:05:00Z">
              <w:r>
                <w:rPr>
                  <w:rFonts w:hint="eastAsia"/>
                </w:rPr>
                <w:delText>突破传统历史研究的定性局限</w:delText>
              </w:r>
            </w:del>
            <w:del w:id="2" w:author="吴新伟" w:date="2025-11-26T20:05:03Z">
              <w:r>
                <w:rPr>
                  <w:rFonts w:hint="eastAsia"/>
                </w:rPr>
                <w:delText>，</w:delText>
              </w:r>
            </w:del>
            <w:r>
              <w:rPr>
                <w:rFonts w:hint="eastAsia"/>
              </w:rPr>
              <w:t>建立古代战略决策的量化分析框架</w:t>
            </w:r>
            <w:ins w:id="3" w:author="吴新伟" w:date="2025-11-26T20:05:07Z">
              <w:r>
                <w:rPr>
                  <w:rFonts w:hint="eastAsia"/>
                  <w:lang w:eastAsia="zh-CN"/>
                </w:rPr>
                <w:t>。</w:t>
              </w:r>
            </w:ins>
          </w:p>
          <w:p w14:paraId="01FEE589">
            <w:pPr>
              <w:spacing w:before="240" w:after="480" w:line="480" w:lineRule="atLeast"/>
              <w:ind w:left="80" w:right="80"/>
              <w:rPr>
                <w:rFonts w:hint="eastAsia"/>
              </w:rPr>
            </w:pPr>
            <w:ins w:id="4" w:author="吴新伟" w:date="2025-11-26T20:05:09Z">
              <w:r>
                <w:rPr>
                  <w:rFonts w:hint="eastAsia"/>
                </w:rPr>
                <w:t>突破传统历史研究的定性局限</w:t>
              </w:r>
            </w:ins>
            <w:ins w:id="5" w:author="吴新伟" w:date="2025-11-26T20:05:11Z">
              <w:r>
                <w:rPr>
                  <w:rFonts w:hint="eastAsia"/>
                  <w:lang w:eastAsia="zh-CN"/>
                </w:rPr>
                <w:t>，</w:t>
              </w:r>
            </w:ins>
            <w:del w:id="6" w:author="吴新伟" w:date="2025-11-26T20:05:06Z">
              <w:r>
                <w:rPr>
                  <w:rFonts w:hint="eastAsia"/>
                </w:rPr>
                <w:delText>，</w:delText>
              </w:r>
            </w:del>
            <w:r>
              <w:rPr>
                <w:rFonts w:hint="eastAsia"/>
              </w:rPr>
              <w:t>实现对历史事件中决策逻辑的精准解构，为历史学研究提供数据科学视角的新方法与新工具。通过将抽象的战略思想转化为可计算的变量与模型，解决历史决策“难以复现、缺乏实证”的核心问题，推动历史研究从“描述性”向“解释性”“预测性”升级。</w:t>
            </w:r>
          </w:p>
          <w:p w14:paraId="2ECE26EA">
            <w:pPr>
              <w:numPr>
                <w:ilvl w:val="0"/>
                <w:numId w:val="2"/>
                <w:ins w:id="8" w:author="吴新伟" w:date="2025-11-26T20:05:21Z"/>
              </w:numPr>
              <w:spacing w:before="240" w:after="480" w:line="480" w:lineRule="atLeast"/>
              <w:ind w:left="80" w:right="80"/>
              <w:rPr>
                <w:ins w:id="9" w:author="吴新伟" w:date="2025-11-26T20:05:21Z"/>
                <w:rFonts w:hint="eastAsia"/>
                <w:lang w:eastAsia="zh-CN"/>
              </w:rPr>
              <w:pPrChange w:id="7" w:author="吴新伟" w:date="2025-11-26T20:05:21Z">
                <w:pPr>
                  <w:spacing w:before="240" w:after="480" w:line="480" w:lineRule="atLeast"/>
                  <w:ind w:left="80" w:right="80"/>
                </w:pPr>
              </w:pPrChange>
            </w:pPr>
            <w:del w:id="10" w:author="吴新伟" w:date="2025-11-26T20:05:21Z">
              <w:r>
                <w:rPr>
                  <w:rFonts w:hint="eastAsia"/>
                </w:rPr>
                <w:delText xml:space="preserve">2. </w:delText>
              </w:r>
            </w:del>
            <w:r>
              <w:rPr>
                <w:rFonts w:hint="eastAsia"/>
              </w:rPr>
              <w:t>验证古代经典战略理论的量化可行性</w:t>
            </w:r>
            <w:ins w:id="11" w:author="吴新伟" w:date="2025-11-26T20:05:21Z">
              <w:r>
                <w:rPr>
                  <w:rFonts w:hint="eastAsia"/>
                  <w:lang w:eastAsia="zh-CN"/>
                </w:rPr>
                <w:t>。</w:t>
              </w:r>
            </w:ins>
          </w:p>
          <w:p w14:paraId="2AB8608F">
            <w:pPr>
              <w:numPr>
                <w:ilvl w:val="-1"/>
                <w:numId w:val="0"/>
              </w:numPr>
              <w:spacing w:before="240" w:after="480" w:line="480" w:lineRule="atLeast"/>
              <w:ind w:left="0" w:right="80"/>
              <w:rPr>
                <w:rFonts w:hint="eastAsia"/>
              </w:rPr>
              <w:pPrChange w:id="12" w:author="吴新伟" w:date="2025-11-26T20:05:24Z">
                <w:pPr>
                  <w:spacing w:before="240" w:after="480" w:line="480" w:lineRule="atLeast"/>
                  <w:ind w:left="80" w:right="80"/>
                </w:pPr>
              </w:pPrChange>
            </w:pPr>
            <w:del w:id="13" w:author="吴新伟" w:date="2025-11-26T20:05:20Z">
              <w:r>
                <w:rPr>
                  <w:rFonts w:hint="eastAsia"/>
                </w:rPr>
                <w:delText>，</w:delText>
              </w:r>
            </w:del>
            <w:r>
              <w:rPr>
                <w:rFonts w:hint="eastAsia"/>
              </w:rPr>
              <w:t>以《孙子兵法》《吴子兵法》等兵家典籍为核心研究对象，提取其中的战略原则并转化为数学约束条件，通过历史案例数据验证其在不同场景下的适用性与有效性，为传统战略思想的当代传承提供学术支撑。</w:t>
            </w:r>
          </w:p>
          <w:p w14:paraId="747F8A96">
            <w:pPr>
              <w:numPr>
                <w:ilvl w:val="0"/>
                <w:numId w:val="2"/>
                <w:ins w:id="15" w:author="吴新伟" w:date="2025-11-26T20:06:13Z"/>
              </w:numPr>
              <w:spacing w:before="240" w:after="480" w:line="480" w:lineRule="atLeast"/>
              <w:ind w:left="80" w:right="80"/>
              <w:rPr>
                <w:ins w:id="16" w:author="吴新伟" w:date="2025-11-26T20:06:13Z"/>
                <w:rFonts w:hint="eastAsia"/>
                <w:lang w:eastAsia="zh-CN"/>
              </w:rPr>
              <w:pPrChange w:id="14" w:author="吴新伟" w:date="2025-11-26T20:06:13Z">
                <w:pPr>
                  <w:spacing w:before="240" w:after="480" w:line="480" w:lineRule="atLeast"/>
                  <w:ind w:left="80" w:right="80"/>
                </w:pPr>
              </w:pPrChange>
            </w:pPr>
            <w:del w:id="17" w:author="吴新伟" w:date="2025-11-26T20:06:13Z">
              <w:r>
                <w:rPr>
                  <w:rFonts w:hint="eastAsia"/>
                </w:rPr>
                <w:delText xml:space="preserve">3. </w:delText>
              </w:r>
            </w:del>
            <w:r>
              <w:rPr>
                <w:rFonts w:hint="eastAsia"/>
              </w:rPr>
              <w:t>构建历史学与数据科学、自动化技术的交叉研究范式</w:t>
            </w:r>
            <w:ins w:id="18" w:author="吴新伟" w:date="2025-11-26T20:06:13Z">
              <w:r>
                <w:rPr>
                  <w:rFonts w:hint="eastAsia"/>
                  <w:lang w:eastAsia="zh-CN"/>
                </w:rPr>
                <w:t>。</w:t>
              </w:r>
            </w:ins>
          </w:p>
          <w:p w14:paraId="7E5D12BB">
            <w:pPr>
              <w:numPr>
                <w:ilvl w:val="-1"/>
                <w:numId w:val="0"/>
              </w:numPr>
              <w:spacing w:before="240" w:after="480" w:line="480" w:lineRule="atLeast"/>
              <w:ind w:left="0" w:right="80"/>
              <w:rPr>
                <w:rFonts w:hint="eastAsia"/>
              </w:rPr>
              <w:pPrChange w:id="19" w:author="吴新伟" w:date="2025-11-26T20:06:14Z">
                <w:pPr>
                  <w:spacing w:before="240" w:after="480" w:line="480" w:lineRule="atLeast"/>
                  <w:ind w:left="80" w:right="80"/>
                </w:pPr>
              </w:pPrChange>
            </w:pPr>
            <w:del w:id="20" w:author="吴新伟" w:date="2025-11-26T20:06:12Z">
              <w:r>
                <w:rPr>
                  <w:rFonts w:hint="eastAsia"/>
                </w:rPr>
                <w:delText>，</w:delText>
              </w:r>
            </w:del>
            <w:r>
              <w:rPr>
                <w:rFonts w:hint="eastAsia"/>
              </w:rPr>
              <w:t>探索定性与定量融合的跨学科研究路径，为相关领域的交叉创新提供示范，丰富自动化技术在人文社科领域的应用场景。</w:t>
            </w:r>
          </w:p>
          <w:p w14:paraId="53A49D66">
            <w:pPr>
              <w:spacing w:before="240" w:after="480" w:line="480" w:lineRule="atLeast"/>
              <w:ind w:left="80" w:right="80"/>
              <w:rPr>
                <w:del w:id="21" w:author="吴新伟" w:date="2025-11-26T20:08:38Z"/>
                <w:rFonts w:hint="eastAsia"/>
              </w:rPr>
            </w:pPr>
            <w:del w:id="22" w:author="吴新伟" w:date="2025-11-26T20:08:38Z">
              <w:r>
                <w:rPr>
                  <w:rFonts w:hint="eastAsia"/>
                </w:rPr>
                <w:delText>二．实践应用目的</w:delText>
              </w:r>
            </w:del>
          </w:p>
          <w:p w14:paraId="6D37297E">
            <w:pPr>
              <w:spacing w:before="240" w:after="480" w:line="480" w:lineRule="atLeast"/>
              <w:ind w:left="160" w:right="80"/>
              <w:rPr>
                <w:del w:id="23" w:author="吴新伟" w:date="2025-11-26T20:08:38Z"/>
                <w:rFonts w:hint="eastAsia"/>
              </w:rPr>
            </w:pPr>
            <w:del w:id="24" w:author="吴新伟" w:date="2025-11-26T20:08:38Z">
              <w:r>
                <w:rPr>
                  <w:rFonts w:hint="eastAsia"/>
                </w:rPr>
                <w:delText>1. 开发可交互的古代战略决策模拟系统，为军事教育提供可视化、可操作的教学工具，帮助学习者直观理解战略决策的多因素权衡过程，提升战略思维培养的针对性与实效性。</w:delText>
              </w:r>
            </w:del>
          </w:p>
          <w:p w14:paraId="783FC600">
            <w:pPr>
              <w:spacing w:before="240" w:after="480" w:line="480" w:lineRule="atLeast"/>
              <w:ind w:left="80" w:right="80"/>
              <w:rPr>
                <w:del w:id="25" w:author="吴新伟" w:date="2025-11-26T20:08:38Z"/>
                <w:rFonts w:hint="eastAsia"/>
              </w:rPr>
            </w:pPr>
            <w:del w:id="26" w:author="吴新伟" w:date="2025-11-26T20:08:38Z">
              <w:r>
                <w:rPr>
                  <w:rFonts w:hint="eastAsia"/>
                </w:rPr>
                <w:delText>2. 从古代战略决策的量化模式中提炼通用战略原则，为当代商业竞争、应急管理、国际合作等领域的决策制定提供历史智慧借鉴，实现“古为今用”的应用价值转化。</w:delText>
              </w:r>
            </w:del>
          </w:p>
          <w:p w14:paraId="419BD853">
            <w:pPr>
              <w:spacing w:before="240" w:line="480" w:lineRule="atLeast"/>
              <w:ind w:left="160" w:right="160"/>
              <w:rPr>
                <w:del w:id="27" w:author="吴新伟" w:date="2025-11-26T20:08:38Z"/>
                <w:rFonts w:hint="eastAsia"/>
              </w:rPr>
            </w:pPr>
            <w:del w:id="28" w:author="吴新伟" w:date="2025-11-26T20:08:38Z">
              <w:r>
                <w:rPr>
                  <w:rFonts w:hint="eastAsia"/>
                </w:rPr>
                <w:delText>3. 形成一套标准化的古代战略事件数据采集、量化与分析流程，为后续相关研究提供可复用的数据集与方法论，降低跨学科研究的入门门槛。</w:delText>
              </w:r>
            </w:del>
          </w:p>
          <w:p w14:paraId="12C6B867">
            <w:pPr>
              <w:pStyle w:val="5"/>
              <w:spacing w:before="120" w:after="120" w:line="400" w:lineRule="atLeast"/>
              <w:textAlignment w:val="center"/>
              <w:rPr>
                <w:rFonts w:hint="eastAsia"/>
              </w:rPr>
            </w:pPr>
            <w:r>
              <w:rPr>
                <w:rFonts w:hint="eastAsia"/>
              </w:rPr>
              <w:t xml:space="preserve">（2）研究内容 </w:t>
            </w:r>
          </w:p>
          <w:p w14:paraId="6C9D0F7F">
            <w:pPr>
              <w:pStyle w:val="5"/>
              <w:spacing w:before="120" w:after="120" w:line="400" w:lineRule="atLeast"/>
              <w:textAlignment w:val="center"/>
              <w:rPr>
                <w:rFonts w:hint="eastAsia"/>
              </w:rPr>
            </w:pPr>
            <w:r>
              <w:rPr>
                <w:rFonts w:hint="eastAsia"/>
                <w:b/>
                <w:bCs/>
              </w:rPr>
              <w:t>一．古代战略决策影响因素的体系化梳理与量化编码</w:t>
            </w:r>
          </w:p>
          <w:p w14:paraId="6530DF6A">
            <w:pPr>
              <w:pStyle w:val="5"/>
              <w:spacing w:line="400" w:lineRule="atLeast"/>
              <w:ind w:firstLine="281" w:firstLineChars="100"/>
              <w:textAlignment w:val="center"/>
              <w:rPr>
                <w:ins w:id="29" w:author="吴新伟" w:date="2025-11-26T20:09:21Z"/>
                <w:rFonts w:hint="eastAsia"/>
                <w:b/>
                <w:bCs/>
              </w:rPr>
            </w:pPr>
            <w:r>
              <w:rPr>
                <w:rFonts w:hint="eastAsia"/>
                <w:b/>
                <w:bCs/>
              </w:rPr>
              <w:t>1. 构建多维度影响因素指标体系</w:t>
            </w:r>
          </w:p>
          <w:p w14:paraId="6068714C">
            <w:pPr>
              <w:pStyle w:val="5"/>
              <w:spacing w:line="400" w:lineRule="atLeast"/>
              <w:ind w:firstLine="281" w:firstLineChars="100"/>
              <w:textAlignment w:val="center"/>
              <w:rPr>
                <w:rFonts w:hint="eastAsia"/>
                <w:b/>
                <w:bCs/>
              </w:rPr>
            </w:pPr>
            <w:del w:id="30" w:author="吴新伟" w:date="2025-11-26T20:09:19Z">
              <w:r>
                <w:rPr>
                  <w:rFonts w:hint="eastAsia"/>
                  <w:b/>
                  <w:bCs/>
                </w:rPr>
                <w:delText>：</w:delText>
              </w:r>
            </w:del>
            <w:r>
              <w:rPr>
                <w:rFonts w:hint="eastAsia"/>
                <w:b/>
                <w:bCs/>
              </w:rPr>
              <w:t>基于历史学研究成果与战略决策理论，系统梳理地形、资源、心理、文化四大核心维度的具体子指标。地形维度重点涵盖地势起伏特征、交通通行条件、战略屏障分布等与决策相关的关键属性；资源维度聚焦粮草储备规模、人口支撑能力、战略物资（兵器、马匹等）的储量与空间分布；心理维度包含决策者风险倾向、军民士气状态、联盟信任程度、敌方威慑感知等动态属性；文化维度关联战略思想流派（儒家、法家、兵家等）、礼仪制度规范、地缘文化认知等深层影响因素。</w:t>
            </w:r>
          </w:p>
          <w:p w14:paraId="3135565B">
            <w:pPr>
              <w:pStyle w:val="5"/>
              <w:numPr>
                <w:ilvl w:val="0"/>
                <w:numId w:val="3"/>
                <w:ins w:id="32" w:author="吴新伟" w:date="2025-11-26T20:09:27Z"/>
              </w:numPr>
              <w:spacing w:line="400" w:lineRule="atLeast"/>
              <w:textAlignment w:val="center"/>
              <w:rPr>
                <w:ins w:id="33" w:author="吴新伟" w:date="2025-11-26T20:09:27Z"/>
                <w:rFonts w:hint="eastAsia"/>
                <w:b/>
                <w:bCs/>
              </w:rPr>
              <w:pPrChange w:id="31" w:author="吴新伟" w:date="2025-11-26T20:09:27Z">
                <w:pPr>
                  <w:pStyle w:val="5"/>
                  <w:spacing w:line="400" w:lineRule="atLeast"/>
                  <w:textAlignment w:val="center"/>
                </w:pPr>
              </w:pPrChange>
            </w:pPr>
            <w:del w:id="34" w:author="吴新伟" w:date="2025-11-26T20:09:27Z">
              <w:r>
                <w:rPr>
                  <w:rFonts w:hint="eastAsia"/>
                  <w:b/>
                  <w:bCs/>
                </w:rPr>
                <w:delText xml:space="preserve">2. </w:delText>
              </w:r>
            </w:del>
            <w:r>
              <w:rPr>
                <w:rFonts w:hint="eastAsia"/>
                <w:b/>
                <w:bCs/>
              </w:rPr>
              <w:t>实现定性因素的量化转化</w:t>
            </w:r>
          </w:p>
          <w:p w14:paraId="21CF5BAF">
            <w:pPr>
              <w:pStyle w:val="5"/>
              <w:numPr>
                <w:ilvl w:val="-1"/>
                <w:numId w:val="0"/>
              </w:numPr>
              <w:spacing w:line="400" w:lineRule="atLeast"/>
              <w:textAlignment w:val="center"/>
              <w:rPr>
                <w:rFonts w:hint="eastAsia"/>
                <w:b/>
                <w:bCs/>
              </w:rPr>
              <w:pPrChange w:id="35" w:author="吴新伟" w:date="2025-11-26T20:09:29Z">
                <w:pPr>
                  <w:pStyle w:val="5"/>
                  <w:spacing w:line="400" w:lineRule="atLeast"/>
                  <w:textAlignment w:val="center"/>
                </w:pPr>
              </w:pPrChange>
            </w:pPr>
            <w:del w:id="36" w:author="吴新伟" w:date="2025-11-26T20:09:26Z">
              <w:r>
                <w:rPr>
                  <w:rFonts w:hint="eastAsia"/>
                  <w:b/>
                  <w:bCs/>
                </w:rPr>
                <w:delText>：</w:delText>
              </w:r>
            </w:del>
            <w:r>
              <w:rPr>
                <w:rFonts w:hint="eastAsia"/>
                <w:b/>
                <w:bCs/>
              </w:rPr>
              <w:t>针对心理、文化等难以直接度量的指标，建立标准化转化体系。结合历史文献中对决策者行为、言论的记载，明确风险偏好、决策风格等指标的划分标准；依据兵家典籍核心主张与历史时期战略实践特征，对战略文化进行分类编码，转化为可参与分析的变量；参考历史评价与学术研究结论，对士气、信任度等指标进行等级界定，确保定性因素转化后的客观性与一致性。</w:t>
            </w:r>
          </w:p>
          <w:p w14:paraId="34390976">
            <w:pPr>
              <w:pStyle w:val="5"/>
              <w:numPr>
                <w:ilvl w:val="0"/>
                <w:numId w:val="3"/>
                <w:ins w:id="38" w:author="吴新伟" w:date="2025-11-26T20:10:30Z"/>
              </w:numPr>
              <w:spacing w:line="400" w:lineRule="atLeast"/>
              <w:textAlignment w:val="center"/>
              <w:rPr>
                <w:ins w:id="39" w:author="吴新伟" w:date="2025-11-26T20:10:30Z"/>
                <w:rFonts w:hint="eastAsia"/>
                <w:b/>
                <w:bCs/>
              </w:rPr>
              <w:pPrChange w:id="37" w:author="吴新伟" w:date="2025-11-26T20:10:30Z">
                <w:pPr>
                  <w:pStyle w:val="5"/>
                  <w:spacing w:line="400" w:lineRule="atLeast"/>
                  <w:textAlignment w:val="center"/>
                </w:pPr>
              </w:pPrChange>
            </w:pPr>
            <w:del w:id="40" w:author="吴新伟" w:date="2025-11-26T20:10:30Z">
              <w:r>
                <w:rPr>
                  <w:rFonts w:hint="eastAsia"/>
                  <w:b/>
                  <w:bCs/>
                </w:rPr>
                <w:delText xml:space="preserve">3. </w:delText>
              </w:r>
            </w:del>
            <w:r>
              <w:rPr>
                <w:rFonts w:hint="eastAsia"/>
                <w:b/>
                <w:bCs/>
              </w:rPr>
              <w:t>建立标准化历史案例数据库</w:t>
            </w:r>
          </w:p>
          <w:p w14:paraId="2AFD11B5">
            <w:pPr>
              <w:pStyle w:val="5"/>
              <w:numPr>
                <w:ilvl w:val="-1"/>
                <w:numId w:val="0"/>
              </w:numPr>
              <w:spacing w:line="400" w:lineRule="atLeast"/>
              <w:textAlignment w:val="center"/>
              <w:rPr>
                <w:rFonts w:hint="eastAsia"/>
                <w:b/>
                <w:bCs/>
              </w:rPr>
              <w:pPrChange w:id="41" w:author="吴新伟" w:date="2025-11-26T20:10:31Z">
                <w:pPr>
                  <w:pStyle w:val="5"/>
                  <w:spacing w:line="400" w:lineRule="atLeast"/>
                  <w:textAlignment w:val="center"/>
                </w:pPr>
              </w:pPrChange>
            </w:pPr>
            <w:del w:id="42" w:author="吴新伟" w:date="2025-11-26T20:10:30Z">
              <w:r>
                <w:rPr>
                  <w:rFonts w:hint="eastAsia"/>
                  <w:b/>
                  <w:bCs/>
                </w:rPr>
                <w:delText>：</w:delText>
              </w:r>
            </w:del>
            <w:r>
              <w:rPr>
                <w:rFonts w:hint="eastAsia"/>
                <w:b/>
                <w:bCs/>
              </w:rPr>
              <w:t>选取先秦至唐宋时期具有代表性的战略事件，涵盖战争指挥、外交斡旋、联盟构建等多元决策场景，典型案例包括赤壁之战、淝水之战、张骞通西域等。通过历史文献考据、考古资料佐证、权威学术成果整合等方式，系统收集各案例的影响因素信息与决策结果数据，经过去重、纠错、补全等数据治理环节，构建包含典型案例的标准化数据库，为后续研究提供坚实的数据基础。</w:t>
            </w:r>
          </w:p>
          <w:p w14:paraId="499D0B05">
            <w:pPr>
              <w:pStyle w:val="5"/>
              <w:spacing w:before="120" w:after="120" w:line="400" w:lineRule="atLeast"/>
              <w:textAlignment w:val="center"/>
              <w:rPr>
                <w:rFonts w:hint="eastAsia"/>
                <w:b/>
                <w:bCs/>
              </w:rPr>
            </w:pPr>
            <w:r>
              <w:rPr>
                <w:rFonts w:hint="eastAsia"/>
                <w:b/>
                <w:bCs/>
              </w:rPr>
              <w:t>二．古代战略决策的数学建模与系统构建</w:t>
            </w:r>
          </w:p>
          <w:p w14:paraId="2991E72B">
            <w:pPr>
              <w:pStyle w:val="5"/>
              <w:spacing w:line="400" w:lineRule="atLeast"/>
              <w:textAlignment w:val="center"/>
              <w:rPr>
                <w:ins w:id="43" w:author="吴新伟" w:date="2025-11-26T20:10:44Z"/>
                <w:rFonts w:hint="eastAsia"/>
                <w:b/>
                <w:bCs/>
              </w:rPr>
            </w:pPr>
            <w:r>
              <w:rPr>
                <w:rFonts w:hint="eastAsia"/>
                <w:b/>
                <w:bCs/>
              </w:rPr>
              <w:t>1. 构建核心决策模型</w:t>
            </w:r>
          </w:p>
          <w:p w14:paraId="28BC967C">
            <w:pPr>
              <w:pStyle w:val="5"/>
              <w:spacing w:line="400" w:lineRule="atLeast"/>
              <w:textAlignment w:val="center"/>
              <w:rPr>
                <w:rFonts w:hint="eastAsia"/>
                <w:b/>
                <w:bCs/>
              </w:rPr>
            </w:pPr>
            <w:del w:id="44" w:author="吴新伟" w:date="2025-11-26T20:10:43Z">
              <w:r>
                <w:rPr>
                  <w:rFonts w:hint="eastAsia"/>
                  <w:b/>
                  <w:bCs/>
                </w:rPr>
                <w:delText>：</w:delText>
              </w:r>
            </w:del>
            <w:r>
              <w:rPr>
                <w:rFonts w:hint="eastAsia"/>
                <w:b/>
                <w:bCs/>
              </w:rPr>
              <w:t>以历史案例数据库为支撑，围绕“战略目标达成”这一核心，结合不同场景决策特征构建模型框架。战争场景重点模拟“兵力部署-资源调配-战术选择”的联动逻辑，清晰呈现各因素对战术决策的影响路径；外交场景聚焦“利益诉求-联盟成本-风险评估”的权衡过程，体现多方博弈下的决策逻辑；模型需充分融入多因素交互作用，准确反映古代决策的复杂性。</w:t>
            </w:r>
          </w:p>
          <w:p w14:paraId="7EB5F400">
            <w:pPr>
              <w:pStyle w:val="5"/>
              <w:numPr>
                <w:ilvl w:val="0"/>
                <w:numId w:val="4"/>
                <w:ins w:id="46" w:author="吴新伟" w:date="2025-11-26T20:10:54Z"/>
              </w:numPr>
              <w:spacing w:line="400" w:lineRule="atLeast"/>
              <w:textAlignment w:val="center"/>
              <w:rPr>
                <w:ins w:id="47" w:author="吴新伟" w:date="2025-11-26T20:10:54Z"/>
                <w:rFonts w:hint="eastAsia"/>
                <w:b/>
                <w:bCs/>
              </w:rPr>
              <w:pPrChange w:id="45" w:author="吴新伟" w:date="2025-11-26T20:10:54Z">
                <w:pPr>
                  <w:pStyle w:val="5"/>
                  <w:spacing w:line="400" w:lineRule="atLeast"/>
                  <w:textAlignment w:val="center"/>
                </w:pPr>
              </w:pPrChange>
            </w:pPr>
            <w:del w:id="48" w:author="吴新伟" w:date="2025-11-26T20:10:54Z">
              <w:r>
                <w:rPr>
                  <w:rFonts w:hint="eastAsia"/>
                  <w:b/>
                  <w:bCs/>
                </w:rPr>
                <w:delText xml:space="preserve">2. </w:delText>
              </w:r>
            </w:del>
            <w:r>
              <w:rPr>
                <w:rFonts w:hint="eastAsia"/>
                <w:b/>
                <w:bCs/>
              </w:rPr>
              <w:t>完善模型动态适配能力</w:t>
            </w:r>
          </w:p>
          <w:p w14:paraId="65E5DA74">
            <w:pPr>
              <w:pStyle w:val="5"/>
              <w:numPr>
                <w:ilvl w:val="-1"/>
                <w:numId w:val="0"/>
              </w:numPr>
              <w:spacing w:line="400" w:lineRule="atLeast"/>
              <w:textAlignment w:val="center"/>
              <w:rPr>
                <w:rFonts w:hint="eastAsia"/>
                <w:b/>
                <w:bCs/>
              </w:rPr>
              <w:pPrChange w:id="49" w:author="吴新伟" w:date="2025-11-26T20:10:55Z">
                <w:pPr>
                  <w:pStyle w:val="5"/>
                  <w:spacing w:line="400" w:lineRule="atLeast"/>
                  <w:textAlignment w:val="center"/>
                </w:pPr>
              </w:pPrChange>
            </w:pPr>
            <w:del w:id="50" w:author="吴新伟" w:date="2025-11-26T20:10:53Z">
              <w:r>
                <w:rPr>
                  <w:rFonts w:hint="eastAsia"/>
                  <w:b/>
                  <w:bCs/>
                </w:rPr>
                <w:delText>：</w:delText>
              </w:r>
            </w:del>
            <w:r>
              <w:rPr>
                <w:rFonts w:hint="eastAsia"/>
                <w:b/>
                <w:bCs/>
              </w:rPr>
              <w:t>考虑古代决策环境中信息不对称、突发情况频发等特征，强化模型对动态场景的适配性。针对决策过程中的阶段化特征，划分决策环节与状态节点，清晰呈现不同阶段的核心影响因素变化；针对天气、敌方动向等不确定因素，预留参数调整空间，使模型能够反映突发条件下的决策调整逻辑，提升对复杂实际场景的模拟能力。</w:t>
            </w:r>
          </w:p>
          <w:p w14:paraId="3F6BA75C">
            <w:pPr>
              <w:pStyle w:val="5"/>
              <w:numPr>
                <w:ilvl w:val="0"/>
                <w:numId w:val="4"/>
                <w:ins w:id="52" w:author="吴新伟" w:date="2025-11-26T20:11:02Z"/>
              </w:numPr>
              <w:spacing w:line="400" w:lineRule="atLeast"/>
              <w:textAlignment w:val="center"/>
              <w:rPr>
                <w:ins w:id="53" w:author="吴新伟" w:date="2025-11-26T20:11:02Z"/>
                <w:rFonts w:hint="eastAsia"/>
                <w:b/>
                <w:bCs/>
              </w:rPr>
              <w:pPrChange w:id="51" w:author="吴新伟" w:date="2025-11-26T20:11:02Z">
                <w:pPr>
                  <w:pStyle w:val="5"/>
                  <w:spacing w:line="400" w:lineRule="atLeast"/>
                  <w:textAlignment w:val="center"/>
                </w:pPr>
              </w:pPrChange>
            </w:pPr>
            <w:del w:id="54" w:author="吴新伟" w:date="2025-11-26T20:11:02Z">
              <w:r>
                <w:rPr>
                  <w:rFonts w:hint="eastAsia"/>
                  <w:b/>
                  <w:bCs/>
                </w:rPr>
                <w:delText xml:space="preserve">3. </w:delText>
              </w:r>
            </w:del>
            <w:r>
              <w:rPr>
                <w:rFonts w:hint="eastAsia"/>
                <w:b/>
                <w:bCs/>
              </w:rPr>
              <w:t>推进模型的技术实现</w:t>
            </w:r>
          </w:p>
          <w:p w14:paraId="3DFA71F4">
            <w:pPr>
              <w:pStyle w:val="5"/>
              <w:numPr>
                <w:ilvl w:val="-1"/>
                <w:numId w:val="0"/>
              </w:numPr>
              <w:spacing w:line="400" w:lineRule="atLeast"/>
              <w:textAlignment w:val="center"/>
              <w:rPr>
                <w:rFonts w:hint="eastAsia"/>
                <w:b/>
                <w:bCs/>
              </w:rPr>
              <w:pPrChange w:id="55" w:author="吴新伟" w:date="2025-11-26T20:11:02Z">
                <w:pPr>
                  <w:pStyle w:val="5"/>
                  <w:spacing w:line="400" w:lineRule="atLeast"/>
                  <w:textAlignment w:val="center"/>
                </w:pPr>
              </w:pPrChange>
            </w:pPr>
            <w:del w:id="56" w:author="吴新伟" w:date="2025-11-26T20:11:01Z">
              <w:r>
                <w:rPr>
                  <w:rFonts w:hint="eastAsia"/>
                  <w:b/>
                  <w:bCs/>
                </w:rPr>
                <w:delText>：</w:delText>
              </w:r>
            </w:del>
            <w:r>
              <w:rPr>
                <w:rFonts w:hint="eastAsia"/>
                <w:b/>
                <w:bCs/>
              </w:rPr>
              <w:t>结合自动化专业技术优势，完成模型的代码开发与功能实现。搭建数据处理、模型运算、结果输出的完整技术链路，实现对多维度指标的高效处理与分析；开发模型可视化模块，通过图表形式直观展示决策变量与结果之间的关联关系，清晰呈现决策推演过程，为后续分析与应用提供便捷工具。</w:t>
            </w:r>
          </w:p>
          <w:p w14:paraId="4BF26100">
            <w:pPr>
              <w:pStyle w:val="5"/>
              <w:spacing w:before="120" w:after="120" w:line="400" w:lineRule="atLeast"/>
              <w:textAlignment w:val="center"/>
              <w:rPr>
                <w:rFonts w:hint="eastAsia"/>
                <w:b/>
                <w:bCs/>
              </w:rPr>
            </w:pPr>
            <w:r>
              <w:rPr>
                <w:rFonts w:hint="eastAsia"/>
                <w:b/>
                <w:bCs/>
              </w:rPr>
              <w:t>三．模型验证优化与战略模式提取</w:t>
            </w:r>
          </w:p>
          <w:p w14:paraId="2390B844">
            <w:pPr>
              <w:pStyle w:val="5"/>
              <w:spacing w:line="400" w:lineRule="atLeast"/>
              <w:textAlignment w:val="center"/>
              <w:rPr>
                <w:ins w:id="57" w:author="吴新伟" w:date="2025-11-26T20:11:23Z"/>
                <w:rFonts w:hint="eastAsia"/>
                <w:b/>
                <w:bCs/>
              </w:rPr>
            </w:pPr>
            <w:r>
              <w:rPr>
                <w:rFonts w:hint="eastAsia"/>
                <w:b/>
                <w:bCs/>
              </w:rPr>
              <w:t>1. 开展模型有效性验证</w:t>
            </w:r>
          </w:p>
          <w:p w14:paraId="2C802228">
            <w:pPr>
              <w:pStyle w:val="5"/>
              <w:spacing w:line="400" w:lineRule="atLeast"/>
              <w:textAlignment w:val="center"/>
              <w:rPr>
                <w:rFonts w:hint="eastAsia"/>
                <w:b/>
                <w:bCs/>
              </w:rPr>
            </w:pPr>
            <w:del w:id="58" w:author="吴新伟" w:date="2025-11-26T20:11:22Z">
              <w:r>
                <w:rPr>
                  <w:rFonts w:hint="eastAsia"/>
                  <w:b/>
                  <w:bCs/>
                </w:rPr>
                <w:delText>：</w:delText>
              </w:r>
            </w:del>
            <w:r>
              <w:rPr>
                <w:rFonts w:hint="eastAsia"/>
                <w:b/>
                <w:bCs/>
              </w:rPr>
              <w:t>通过历史场景复现的方式验证模型可靠性，将案例数据库按比例划分为训练集与测试集，对比模型输出的决策建议与历史实际决策的吻合程度；分析核心指标变动对决策结果的影响规律，检验模型对关键因素的敏感性，确保模型能够准确捕捉古代决策的核心逻辑。例如在赤壁之战案例中，通过调整“风向条件”“粮草储备”等关键参数，验证模型是否能合理输出符合历史逻辑的决策结果。</w:t>
            </w:r>
          </w:p>
          <w:p w14:paraId="7F69C438">
            <w:pPr>
              <w:pStyle w:val="5"/>
              <w:numPr>
                <w:ilvl w:val="0"/>
                <w:numId w:val="5"/>
                <w:ins w:id="60" w:author="吴新伟" w:date="2025-11-26T20:11:27Z"/>
              </w:numPr>
              <w:spacing w:line="400" w:lineRule="atLeast"/>
              <w:textAlignment w:val="center"/>
              <w:rPr>
                <w:ins w:id="61" w:author="吴新伟" w:date="2025-11-26T20:11:27Z"/>
                <w:rFonts w:hint="eastAsia"/>
                <w:b/>
                <w:bCs/>
              </w:rPr>
              <w:pPrChange w:id="59" w:author="吴新伟" w:date="2025-11-26T20:11:27Z">
                <w:pPr>
                  <w:pStyle w:val="5"/>
                  <w:spacing w:line="400" w:lineRule="atLeast"/>
                  <w:textAlignment w:val="center"/>
                </w:pPr>
              </w:pPrChange>
            </w:pPr>
            <w:del w:id="62" w:author="吴新伟" w:date="2025-11-26T20:11:27Z">
              <w:r>
                <w:rPr>
                  <w:rFonts w:hint="eastAsia"/>
                  <w:b/>
                  <w:bCs/>
                </w:rPr>
                <w:delText xml:space="preserve">2. </w:delText>
              </w:r>
            </w:del>
            <w:r>
              <w:rPr>
                <w:rFonts w:hint="eastAsia"/>
                <w:b/>
                <w:bCs/>
              </w:rPr>
              <w:t>实施模型迭代优化</w:t>
            </w:r>
          </w:p>
          <w:p w14:paraId="4AAB1440">
            <w:pPr>
              <w:pStyle w:val="5"/>
              <w:numPr>
                <w:ilvl w:val="-1"/>
                <w:numId w:val="0"/>
              </w:numPr>
              <w:spacing w:line="400" w:lineRule="atLeast"/>
              <w:textAlignment w:val="center"/>
              <w:rPr>
                <w:rFonts w:hint="eastAsia"/>
                <w:b/>
                <w:bCs/>
              </w:rPr>
              <w:pPrChange w:id="63" w:author="吴新伟" w:date="2025-11-26T20:11:28Z">
                <w:pPr>
                  <w:pStyle w:val="5"/>
                  <w:spacing w:line="400" w:lineRule="atLeast"/>
                  <w:textAlignment w:val="center"/>
                </w:pPr>
              </w:pPrChange>
            </w:pPr>
            <w:del w:id="64" w:author="吴新伟" w:date="2025-11-26T20:11:27Z">
              <w:r>
                <w:rPr>
                  <w:rFonts w:hint="eastAsia"/>
                  <w:b/>
                  <w:bCs/>
                </w:rPr>
                <w:delText>：</w:delText>
              </w:r>
            </w:del>
            <w:r>
              <w:rPr>
                <w:rFonts w:hint="eastAsia"/>
                <w:b/>
                <w:bCs/>
              </w:rPr>
              <w:t>针对验证过程中发现的偏差问题，制定系统性优化方案。若模型对文化因素的考量不足导致误差，可通过补充相关案例数据、细化文化维度子指标、调整指标权重等方式改进；若模型对突发情况的响应不够精准，可完善动态参数设置规则，提升模型的泛化能力与解释力，确保模型在不同场景下的稳定性。</w:t>
            </w:r>
          </w:p>
          <w:p w14:paraId="2B246B6D">
            <w:pPr>
              <w:pStyle w:val="5"/>
              <w:numPr>
                <w:ilvl w:val="0"/>
                <w:numId w:val="5"/>
                <w:ins w:id="66" w:author="吴新伟" w:date="2025-11-26T20:11:31Z"/>
              </w:numPr>
              <w:spacing w:line="400" w:lineRule="atLeast"/>
              <w:textAlignment w:val="center"/>
              <w:rPr>
                <w:ins w:id="67" w:author="吴新伟" w:date="2025-11-26T20:11:31Z"/>
                <w:rFonts w:hint="eastAsia"/>
                <w:b/>
                <w:bCs/>
              </w:rPr>
              <w:pPrChange w:id="65" w:author="吴新伟" w:date="2025-11-26T20:11:31Z">
                <w:pPr>
                  <w:pStyle w:val="5"/>
                  <w:spacing w:line="400" w:lineRule="atLeast"/>
                  <w:textAlignment w:val="center"/>
                </w:pPr>
              </w:pPrChange>
            </w:pPr>
            <w:del w:id="68" w:author="吴新伟" w:date="2025-11-26T20:11:31Z">
              <w:r>
                <w:rPr>
                  <w:rFonts w:hint="eastAsia"/>
                  <w:b/>
                  <w:bCs/>
                </w:rPr>
                <w:delText xml:space="preserve">3. </w:delText>
              </w:r>
            </w:del>
            <w:r>
              <w:rPr>
                <w:rFonts w:hint="eastAsia"/>
                <w:b/>
                <w:bCs/>
              </w:rPr>
              <w:t>提取量化战略模式</w:t>
            </w:r>
          </w:p>
          <w:p w14:paraId="2034AC2D">
            <w:pPr>
              <w:pStyle w:val="5"/>
              <w:numPr>
                <w:ilvl w:val="-1"/>
                <w:numId w:val="0"/>
              </w:numPr>
              <w:spacing w:line="400" w:lineRule="atLeast"/>
              <w:textAlignment w:val="center"/>
              <w:rPr>
                <w:rFonts w:hint="eastAsia"/>
                <w:b/>
                <w:bCs/>
              </w:rPr>
              <w:pPrChange w:id="69" w:author="吴新伟" w:date="2025-11-26T20:11:32Z">
                <w:pPr>
                  <w:pStyle w:val="5"/>
                  <w:spacing w:line="400" w:lineRule="atLeast"/>
                  <w:textAlignment w:val="center"/>
                </w:pPr>
              </w:pPrChange>
            </w:pPr>
            <w:del w:id="70" w:author="吴新伟" w:date="2025-11-26T20:11:31Z">
              <w:r>
                <w:rPr>
                  <w:rFonts w:hint="eastAsia"/>
                  <w:b/>
                  <w:bCs/>
                </w:rPr>
                <w:delText>：</w:delText>
              </w:r>
            </w:del>
            <w:r>
              <w:rPr>
                <w:rFonts w:hint="eastAsia"/>
                <w:b/>
                <w:bCs/>
              </w:rPr>
              <w:t>基于优化后的模型，挖掘不同场景下的共性战略规律。通过分析多场“以少胜多”战役的模型输出结果，总结地形利用、心理威慑等因素的组合应用模式；结合《孙子兵法》等经典典籍相关案例，提炼“知己知彼”“避实击虚”等传统战略原则的量化表现形式，形成可清晰界定、可迁移应用的通用战略规则库。</w:t>
            </w:r>
          </w:p>
          <w:p w14:paraId="1FBDF46B">
            <w:pPr>
              <w:pStyle w:val="5"/>
              <w:spacing w:before="120" w:after="120" w:line="400" w:lineRule="atLeast"/>
              <w:textAlignment w:val="center"/>
              <w:rPr>
                <w:rFonts w:hint="eastAsia"/>
                <w:b/>
                <w:bCs/>
              </w:rPr>
            </w:pPr>
            <w:r>
              <w:rPr>
                <w:rFonts w:hint="eastAsia"/>
                <w:b/>
                <w:bCs/>
              </w:rPr>
              <w:t>四．古代战略决策模拟系统开发与应用示范</w:t>
            </w:r>
          </w:p>
          <w:p w14:paraId="0AB842F6">
            <w:pPr>
              <w:pStyle w:val="5"/>
              <w:spacing w:line="400" w:lineRule="atLeast"/>
              <w:textAlignment w:val="center"/>
              <w:rPr>
                <w:ins w:id="71" w:author="吴新伟" w:date="2025-11-26T20:11:39Z"/>
                <w:rFonts w:hint="eastAsia"/>
                <w:b/>
                <w:bCs/>
              </w:rPr>
            </w:pPr>
            <w:r>
              <w:rPr>
                <w:rFonts w:hint="eastAsia"/>
                <w:b/>
                <w:bCs/>
              </w:rPr>
              <w:t>1. 开发多模块功能系统</w:t>
            </w:r>
          </w:p>
          <w:p w14:paraId="55567DF1">
            <w:pPr>
              <w:pStyle w:val="5"/>
              <w:spacing w:line="400" w:lineRule="atLeast"/>
              <w:textAlignment w:val="center"/>
              <w:rPr>
                <w:rFonts w:hint="eastAsia"/>
                <w:b/>
                <w:bCs/>
              </w:rPr>
            </w:pPr>
            <w:del w:id="72" w:author="吴新伟" w:date="2025-11-26T20:11:36Z">
              <w:r>
                <w:rPr>
                  <w:rFonts w:hint="eastAsia"/>
                  <w:b/>
                  <w:bCs/>
                </w:rPr>
                <w:delText>：</w:delText>
              </w:r>
            </w:del>
            <w:r>
              <w:rPr>
                <w:rFonts w:hint="eastAsia"/>
                <w:b/>
                <w:bCs/>
              </w:rPr>
              <w:t>以模型与战略规则库为核心，构建包含“案例库查询”“决策模拟推演”“战略模式展示”三大核心模块的模拟系统。案例库查询模块支持按历史时期、事件类型、核心影响因素等条件快速检索案例数据；决策模拟推演模块允许用户调整地形、资源等关键参数，自主推演不同决策方案的可能结果；战略模式展示模块以可视化方式呈现提炼的量化战略模式，并关联对应的历史案例供参考。</w:t>
            </w:r>
          </w:p>
          <w:p w14:paraId="05EF2C93">
            <w:pPr>
              <w:pStyle w:val="5"/>
              <w:numPr>
                <w:ilvl w:val="0"/>
                <w:numId w:val="6"/>
                <w:ins w:id="74" w:author="吴新伟" w:date="2025-11-26T20:11:42Z"/>
              </w:numPr>
              <w:spacing w:line="400" w:lineRule="atLeast"/>
              <w:textAlignment w:val="center"/>
              <w:rPr>
                <w:ins w:id="75" w:author="吴新伟" w:date="2025-11-26T20:11:42Z"/>
                <w:rFonts w:hint="eastAsia"/>
                <w:b/>
                <w:bCs/>
              </w:rPr>
              <w:pPrChange w:id="73" w:author="吴新伟" w:date="2025-11-26T20:11:42Z">
                <w:pPr>
                  <w:pStyle w:val="5"/>
                  <w:spacing w:line="400" w:lineRule="atLeast"/>
                  <w:textAlignment w:val="center"/>
                </w:pPr>
              </w:pPrChange>
            </w:pPr>
            <w:del w:id="76" w:author="吴新伟" w:date="2025-11-26T20:11:42Z">
              <w:r>
                <w:rPr>
                  <w:rFonts w:hint="eastAsia"/>
                  <w:b/>
                  <w:bCs/>
                </w:rPr>
                <w:delText xml:space="preserve">2. </w:delText>
              </w:r>
            </w:del>
            <w:r>
              <w:rPr>
                <w:rFonts w:hint="eastAsia"/>
                <w:b/>
                <w:bCs/>
              </w:rPr>
              <w:t>开展跨场景应用示范</w:t>
            </w:r>
          </w:p>
          <w:p w14:paraId="722A74EB">
            <w:pPr>
              <w:pStyle w:val="5"/>
              <w:numPr>
                <w:ilvl w:val="-1"/>
                <w:numId w:val="0"/>
              </w:numPr>
              <w:spacing w:line="400" w:lineRule="atLeast"/>
              <w:textAlignment w:val="center"/>
              <w:rPr>
                <w:rFonts w:hint="eastAsia"/>
                <w:b/>
                <w:bCs/>
              </w:rPr>
              <w:pPrChange w:id="77" w:author="吴新伟" w:date="2025-11-26T20:11:42Z">
                <w:pPr>
                  <w:pStyle w:val="5"/>
                  <w:spacing w:line="400" w:lineRule="atLeast"/>
                  <w:textAlignment w:val="center"/>
                </w:pPr>
              </w:pPrChange>
            </w:pPr>
            <w:del w:id="78" w:author="吴新伟" w:date="2025-11-26T20:11:42Z">
              <w:r>
                <w:rPr>
                  <w:rFonts w:hint="eastAsia"/>
                  <w:b/>
                  <w:bCs/>
                </w:rPr>
                <w:delText>：</w:delText>
              </w:r>
            </w:del>
            <w:r>
              <w:rPr>
                <w:rFonts w:hint="eastAsia"/>
                <w:b/>
                <w:bCs/>
              </w:rPr>
              <w:t>针对历史研究、军事教育、现代决策三大应用方向设计具体示范案例。历史研究领域选择著名战争、战场为示范，展示模型内因素影响的量化解读过程；军事教育领域设计帮助学习者理解战场因素对战略决策的制约与支撑作用；现代决策领域以商业竞争为类比场景，将古代“资源争夺”战略模式转化为市场竞争策略建议，直观呈现项目的“古为今用”价值。</w:t>
            </w:r>
          </w:p>
          <w:p w14:paraId="61D44A90">
            <w:pPr>
              <w:pStyle w:val="5"/>
              <w:spacing w:before="120" w:after="120" w:line="400" w:lineRule="atLeast"/>
              <w:textAlignment w:val="center"/>
              <w:rPr>
                <w:rFonts w:hint="eastAsia"/>
                <w:b/>
                <w:bCs/>
              </w:rPr>
            </w:pPr>
            <w:r>
              <w:rPr>
                <w:rFonts w:hint="eastAsia"/>
              </w:rPr>
              <w:t xml:space="preserve">（3）国、内外研究现状和发展动态 </w:t>
            </w:r>
          </w:p>
          <w:p w14:paraId="283D656F">
            <w:pPr>
              <w:spacing w:before="240" w:after="480" w:line="480" w:lineRule="atLeast"/>
              <w:ind w:left="80" w:right="80" w:firstLine="480"/>
              <w:rPr>
                <w:rFonts w:hint="eastAsia"/>
              </w:rPr>
            </w:pPr>
            <w:r>
              <w:rPr>
                <w:rFonts w:hint="eastAsia"/>
              </w:rPr>
              <w:t>国外</w:t>
            </w:r>
            <w:ins w:id="79" w:author="吴新伟" w:date="2025-11-26T20:12:13Z">
              <w:r>
                <w:rPr>
                  <w:rFonts w:hint="eastAsia"/>
                  <w:lang w:val="en-US" w:eastAsia="zh-CN"/>
                </w:rPr>
                <w:t>研究现状</w:t>
              </w:r>
            </w:ins>
            <w:del w:id="80" w:author="吴新伟" w:date="2025-11-26T20:12:10Z">
              <w:r>
                <w:rPr>
                  <w:rFonts w:hint="eastAsia"/>
                </w:rPr>
                <w:delText>：</w:delText>
              </w:r>
            </w:del>
          </w:p>
          <w:p w14:paraId="5669151C">
            <w:pPr>
              <w:spacing w:before="240" w:after="480" w:line="480" w:lineRule="atLeast"/>
              <w:ind w:left="80" w:right="80" w:firstLine="480"/>
              <w:rPr>
                <w:rFonts w:hint="eastAsia"/>
              </w:rPr>
            </w:pPr>
            <w:del w:id="81" w:author="吴新伟" w:date="2025-11-26T20:11:53Z">
              <w:r>
                <w:rPr>
                  <w:rFonts w:hint="eastAsia"/>
                </w:rPr>
                <w:delText>1.</w:delText>
              </w:r>
            </w:del>
            <w:r>
              <w:rPr>
                <w:rFonts w:hint="eastAsia"/>
              </w:rPr>
              <w:t>古代战略决策系统量化解析方法方面</w:t>
            </w:r>
            <w:ins w:id="82" w:author="吴新伟" w:date="2025-11-26T20:11:55Z">
              <w:r>
                <w:rPr>
                  <w:rFonts w:hint="eastAsia"/>
                  <w:lang w:eastAsia="zh-CN"/>
                </w:rPr>
                <w:t>，</w:t>
              </w:r>
            </w:ins>
            <w:del w:id="83" w:author="吴新伟" w:date="2025-11-26T20:11:54Z">
              <w:r>
                <w:rPr>
                  <w:rFonts w:hint="eastAsia"/>
                </w:rPr>
                <w:delText>：</w:delText>
              </w:r>
            </w:del>
            <w:r>
              <w:rPr>
                <w:rFonts w:hint="eastAsia"/>
              </w:rPr>
              <w:t>有研究聚焦于利用计算史学方法对古代战争决策过程进行数据重建与模拟，如美国学者John H. Miller运用多智能体建模技术，复原了罗马军团在高卢战争中的补给路线选择策略，揭示了环境变量对战略路径的影响权重。</w:t>
            </w:r>
          </w:p>
          <w:p w14:paraId="185BBF72">
            <w:pPr>
              <w:spacing w:before="240" w:after="480" w:line="480" w:lineRule="atLeast"/>
              <w:ind w:left="80" w:right="80" w:firstLine="480"/>
              <w:rPr>
                <w:rFonts w:hint="eastAsia"/>
              </w:rPr>
            </w:pPr>
            <w:del w:id="84" w:author="吴新伟" w:date="2025-11-26T20:11:58Z">
              <w:r>
                <w:rPr>
                  <w:rFonts w:hint="eastAsia"/>
                </w:rPr>
                <w:delText>2.</w:delText>
              </w:r>
            </w:del>
            <w:r>
              <w:rPr>
                <w:rFonts w:hint="eastAsia"/>
              </w:rPr>
              <w:t>决策系统建模与仿真方面</w:t>
            </w:r>
            <w:ins w:id="85" w:author="吴新伟" w:date="2025-11-26T20:12:00Z">
              <w:r>
                <w:rPr>
                  <w:rFonts w:hint="eastAsia"/>
                  <w:lang w:eastAsia="zh-CN"/>
                </w:rPr>
                <w:t>，</w:t>
              </w:r>
            </w:ins>
            <w:del w:id="86" w:author="吴新伟" w:date="2025-11-26T20:11:59Z">
              <w:r>
                <w:rPr>
                  <w:rFonts w:hint="eastAsia"/>
                </w:rPr>
                <w:delText>：</w:delText>
              </w:r>
            </w:del>
            <w:r>
              <w:rPr>
                <w:rFonts w:hint="eastAsia"/>
              </w:rPr>
              <w:t>部分学者关注到基于有限理性假设的古代战略决策模型构建，如剑桥大学团队通过博弈论与网络分析，重构了拜占庭帝国在边境防御中的情报传递与资源调度机制，并提出决策树与贝叶斯更新相结合的动态推演框架。</w:t>
            </w:r>
          </w:p>
          <w:p w14:paraId="12CC3DF3">
            <w:pPr>
              <w:spacing w:before="240" w:after="480" w:line="480" w:lineRule="atLeast"/>
              <w:ind w:left="80" w:right="80" w:firstLine="480"/>
              <w:rPr>
                <w:rFonts w:hint="eastAsia"/>
              </w:rPr>
            </w:pPr>
            <w:del w:id="87" w:author="吴新伟" w:date="2025-11-26T20:12:03Z">
              <w:r>
                <w:rPr>
                  <w:rFonts w:hint="eastAsia"/>
                </w:rPr>
                <w:delText>3.</w:delText>
              </w:r>
            </w:del>
            <w:r>
              <w:rPr>
                <w:rFonts w:hint="eastAsia"/>
              </w:rPr>
              <w:t>系统重构的技术路径方面</w:t>
            </w:r>
            <w:ins w:id="88" w:author="吴新伟" w:date="2025-11-26T20:12:05Z">
              <w:r>
                <w:rPr>
                  <w:rFonts w:hint="eastAsia"/>
                  <w:lang w:eastAsia="zh-CN"/>
                </w:rPr>
                <w:t>，</w:t>
              </w:r>
            </w:ins>
            <w:del w:id="89" w:author="吴新伟" w:date="2025-11-26T20:12:04Z">
              <w:r>
                <w:rPr>
                  <w:rFonts w:hint="eastAsia"/>
                </w:rPr>
                <w:delText>：</w:delText>
              </w:r>
            </w:del>
            <w:r>
              <w:rPr>
                <w:rFonts w:hint="eastAsia"/>
              </w:rPr>
              <w:t>对古代文献与考古数据的数字化处理流程进行研究，包括文本挖掘、时空GIS整合以及不确定性条件下的决策规则提取，如德国马普研究所开发了“HistoDec”平台，支持对中世纪城邦联盟条约的条款进行语义网络分析与策略关联性评估。</w:t>
            </w:r>
          </w:p>
          <w:p w14:paraId="40715C55">
            <w:pPr>
              <w:spacing w:before="240" w:after="480" w:line="480" w:lineRule="atLeast"/>
              <w:ind w:left="80" w:right="80" w:firstLine="480"/>
              <w:rPr>
                <w:rFonts w:hint="eastAsia"/>
              </w:rPr>
            </w:pPr>
            <w:r>
              <w:rPr>
                <w:rFonts w:hint="eastAsia"/>
              </w:rPr>
              <w:t>国内</w:t>
            </w:r>
            <w:ins w:id="90" w:author="吴新伟" w:date="2025-11-26T20:12:48Z">
              <w:r>
                <w:rPr>
                  <w:rFonts w:hint="eastAsia"/>
                  <w:lang w:val="en-US" w:eastAsia="zh-CN"/>
                </w:rPr>
                <w:t>研究现状</w:t>
              </w:r>
            </w:ins>
            <w:del w:id="91" w:author="吴新伟" w:date="2025-11-26T20:12:46Z">
              <w:r>
                <w:rPr>
                  <w:rFonts w:hint="eastAsia"/>
                </w:rPr>
                <w:delText>：</w:delText>
              </w:r>
            </w:del>
          </w:p>
          <w:p w14:paraId="57F0068A">
            <w:pPr>
              <w:spacing w:before="240" w:after="480" w:line="480" w:lineRule="atLeast"/>
              <w:ind w:left="80" w:right="80" w:firstLine="480"/>
              <w:rPr>
                <w:rFonts w:hint="eastAsia"/>
              </w:rPr>
            </w:pPr>
            <w:del w:id="92" w:author="吴新伟" w:date="2025-11-26T20:12:51Z">
              <w:r>
                <w:rPr>
                  <w:rFonts w:hint="eastAsia"/>
                </w:rPr>
                <w:delText>1.</w:delText>
              </w:r>
            </w:del>
            <w:r>
              <w:rPr>
                <w:rFonts w:hint="eastAsia"/>
              </w:rPr>
              <w:t>中国传统战略思想的量化重构方面</w:t>
            </w:r>
            <w:ins w:id="93" w:author="吴新伟" w:date="2025-11-26T20:12:54Z">
              <w:r>
                <w:rPr>
                  <w:rFonts w:hint="eastAsia"/>
                  <w:lang w:eastAsia="zh-CN"/>
                </w:rPr>
                <w:t>，</w:t>
              </w:r>
            </w:ins>
            <w:del w:id="94" w:author="吴新伟" w:date="2025-11-26T20:12:53Z">
              <w:r>
                <w:rPr>
                  <w:rFonts w:hint="eastAsia"/>
                </w:rPr>
                <w:delText>：</w:delText>
              </w:r>
            </w:del>
            <w:r>
              <w:rPr>
                <w:rFonts w:hint="eastAsia"/>
              </w:rPr>
              <w:t>许多研究致力于将《孙子兵法》《六韬》等典籍中的决策逻辑转化为可计算的规则系统，如清华大学团队利用层次分析法（AHP）对“五事七计”中的战略要素进行权重赋值，并构建了多目标决策模型以模拟春秋时期诸侯联盟的形成过程。</w:t>
            </w:r>
          </w:p>
          <w:p w14:paraId="2E37B7EC">
            <w:pPr>
              <w:spacing w:before="240" w:after="480" w:line="480" w:lineRule="atLeast"/>
              <w:ind w:left="80" w:right="80" w:firstLine="480"/>
              <w:rPr>
                <w:rFonts w:hint="eastAsia"/>
              </w:rPr>
            </w:pPr>
            <w:del w:id="95" w:author="吴新伟" w:date="2025-11-26T20:12:58Z">
              <w:r>
                <w:rPr>
                  <w:rFonts w:hint="eastAsia"/>
                </w:rPr>
                <w:delText>2.</w:delText>
              </w:r>
            </w:del>
            <w:r>
              <w:rPr>
                <w:rFonts w:hint="eastAsia"/>
              </w:rPr>
              <w:t>历史战役决策过程的仿真与验证方面</w:t>
            </w:r>
            <w:ins w:id="96" w:author="吴新伟" w:date="2025-11-26T20:12:59Z">
              <w:r>
                <w:rPr>
                  <w:rFonts w:hint="eastAsia"/>
                  <w:lang w:eastAsia="zh-CN"/>
                </w:rPr>
                <w:t>，</w:t>
              </w:r>
            </w:ins>
            <w:del w:id="97" w:author="吴新伟" w:date="2025-11-26T20:12:59Z">
              <w:r>
                <w:rPr>
                  <w:rFonts w:hint="eastAsia"/>
                </w:rPr>
                <w:delText>：</w:delText>
              </w:r>
            </w:del>
            <w:r>
              <w:rPr>
                <w:rFonts w:hint="eastAsia"/>
              </w:rPr>
              <w:t>有学者通过构建基于Agent的战场决策模拟环境，还原关键战役中的指挥选择与信息传递机制，如国防大学研究组结合出土简牍与地形数据，对赤壁之战中吴蜀联军火攻时机的决策过程进行了蒙特卡洛仿真与敏感性检验。</w:t>
            </w:r>
          </w:p>
          <w:p w14:paraId="2A979FC5">
            <w:pPr>
              <w:spacing w:before="240" w:after="480" w:line="480" w:lineRule="atLeast"/>
              <w:ind w:left="80" w:right="80" w:firstLine="480"/>
              <w:rPr>
                <w:rFonts w:hint="eastAsia"/>
              </w:rPr>
            </w:pPr>
            <w:del w:id="98" w:author="吴新伟" w:date="2025-11-26T20:13:11Z">
              <w:r>
                <w:rPr>
                  <w:rFonts w:hint="eastAsia"/>
                </w:rPr>
                <w:delText>3.</w:delText>
              </w:r>
            </w:del>
            <w:r>
              <w:rPr>
                <w:rFonts w:hint="eastAsia"/>
              </w:rPr>
              <w:t>多学科交叉的研究方法整合方面</w:t>
            </w:r>
            <w:ins w:id="99" w:author="吴新伟" w:date="2025-11-26T20:13:13Z">
              <w:r>
                <w:rPr>
                  <w:rFonts w:hint="eastAsia"/>
                  <w:lang w:eastAsia="zh-CN"/>
                </w:rPr>
                <w:t>，</w:t>
              </w:r>
            </w:ins>
            <w:del w:id="100" w:author="吴新伟" w:date="2025-11-26T20:13:12Z">
              <w:r>
                <w:rPr>
                  <w:rFonts w:hint="eastAsia"/>
                </w:rPr>
                <w:delText>：</w:delText>
              </w:r>
            </w:del>
            <w:r>
              <w:rPr>
                <w:rFonts w:hint="eastAsia"/>
              </w:rPr>
              <w:t>通过融合军事史、管理科学与复杂系统理论，探索古代战略系统的重构路径，如南京大学团队利用社会网络分析（SNA）解析战国时期合纵连横策略中各国间的信任网络结构，并提出战略决策效度的测度指标。</w:t>
            </w:r>
          </w:p>
          <w:p w14:paraId="15D9038A">
            <w:pPr>
              <w:spacing w:before="240" w:after="480" w:line="480" w:lineRule="atLeast"/>
              <w:ind w:left="80" w:right="80" w:firstLine="480"/>
              <w:rPr>
                <w:rFonts w:hint="eastAsia"/>
              </w:rPr>
            </w:pPr>
            <w:r>
              <w:rPr>
                <w:rFonts w:hint="eastAsia"/>
              </w:rPr>
              <w:t>发展动态</w:t>
            </w:r>
            <w:del w:id="101" w:author="吴新伟" w:date="2025-11-26T20:13:14Z">
              <w:r>
                <w:rPr>
                  <w:rFonts w:hint="eastAsia"/>
                </w:rPr>
                <w:delText>：</w:delText>
              </w:r>
            </w:del>
          </w:p>
          <w:p w14:paraId="416976BC">
            <w:pPr>
              <w:spacing w:before="240" w:after="480" w:line="480" w:lineRule="atLeast"/>
              <w:ind w:left="80" w:right="80" w:firstLine="480"/>
              <w:rPr>
                <w:rFonts w:hint="eastAsia"/>
              </w:rPr>
            </w:pPr>
            <w:del w:id="102" w:author="吴新伟" w:date="2025-11-26T20:13:16Z">
              <w:r>
                <w:rPr>
                  <w:rFonts w:hint="eastAsia"/>
                </w:rPr>
                <w:delText>1.</w:delText>
              </w:r>
            </w:del>
            <w:r>
              <w:rPr>
                <w:rFonts w:hint="eastAsia"/>
              </w:rPr>
              <w:t>人工智能技术在战略推演中的应用拓展方面</w:t>
            </w:r>
            <w:ins w:id="103" w:author="吴新伟" w:date="2025-11-26T20:13:18Z">
              <w:r>
                <w:rPr>
                  <w:rFonts w:hint="eastAsia"/>
                  <w:lang w:eastAsia="zh-CN"/>
                </w:rPr>
                <w:t>，</w:t>
              </w:r>
            </w:ins>
            <w:del w:id="104" w:author="吴新伟" w:date="2025-11-26T20:13:18Z">
              <w:r>
                <w:rPr>
                  <w:rFonts w:hint="eastAsia"/>
                </w:rPr>
                <w:delText>：</w:delText>
              </w:r>
            </w:del>
            <w:r>
              <w:rPr>
                <w:rFonts w:hint="eastAsia"/>
              </w:rPr>
              <w:t>引入深度强化学习与自然语言处理技术，提升对非结构化历史文本中决策逻辑的自动提取与建模能力，如中国科学院正在开发的“WarAI-Ancient”系统，能够从《资治通鉴》中自动识别战略事件并生成多线程决策路径。</w:t>
            </w:r>
          </w:p>
          <w:p w14:paraId="05FCED95">
            <w:pPr>
              <w:spacing w:before="240" w:after="480" w:line="480" w:lineRule="atLeast"/>
              <w:ind w:left="80" w:right="80" w:firstLine="480"/>
              <w:rPr>
                <w:rFonts w:hint="eastAsia"/>
              </w:rPr>
            </w:pPr>
            <w:del w:id="105" w:author="吴新伟" w:date="2025-11-26T20:13:23Z">
              <w:r>
                <w:rPr>
                  <w:rFonts w:hint="eastAsia"/>
                </w:rPr>
                <w:delText>2.</w:delText>
              </w:r>
            </w:del>
            <w:r>
              <w:rPr>
                <w:rFonts w:hint="eastAsia"/>
              </w:rPr>
              <w:t>多源异构数据的融合与重建方面</w:t>
            </w:r>
            <w:ins w:id="106" w:author="吴新伟" w:date="2025-11-26T20:13:25Z">
              <w:r>
                <w:rPr>
                  <w:rFonts w:hint="eastAsia"/>
                  <w:lang w:eastAsia="zh-CN"/>
                </w:rPr>
                <w:t>，</w:t>
              </w:r>
            </w:ins>
            <w:del w:id="107" w:author="吴新伟" w:date="2025-11-26T20:13:24Z">
              <w:r>
                <w:rPr>
                  <w:rFonts w:hint="eastAsia"/>
                </w:rPr>
                <w:delText>：</w:delText>
              </w:r>
            </w:del>
            <w:r>
              <w:rPr>
                <w:rFonts w:hint="eastAsia"/>
              </w:rPr>
              <w:t>整合考古遗址分布、气候重建数据、人口迁移记录等多维信息，构建高分辨率历史决策环境，如中国人民大学团队利用碳十四测年与孢粉数据，重建了秦汉时期北方边疆的生态—战略耦合模型，用于分析长城防线的资源配置逻辑。</w:t>
            </w:r>
          </w:p>
          <w:p w14:paraId="53331417">
            <w:pPr>
              <w:spacing w:line="480" w:lineRule="atLeast"/>
              <w:ind w:firstLine="480"/>
              <w:rPr>
                <w:rFonts w:hint="eastAsia"/>
              </w:rPr>
            </w:pPr>
            <w:del w:id="108" w:author="吴新伟" w:date="2025-11-26T20:13:27Z">
              <w:r>
                <w:rPr>
                  <w:rFonts w:hint="eastAsia"/>
                </w:rPr>
                <w:delText>3.</w:delText>
              </w:r>
            </w:del>
            <w:r>
              <w:rPr>
                <w:rFonts w:hint="eastAsia"/>
              </w:rPr>
              <w:t>跨文明比较与决策范式提炼方面</w:t>
            </w:r>
            <w:ins w:id="109" w:author="吴新伟" w:date="2025-11-26T20:13:30Z">
              <w:r>
                <w:rPr>
                  <w:rFonts w:hint="eastAsia"/>
                  <w:lang w:eastAsia="zh-CN"/>
                </w:rPr>
                <w:t>，</w:t>
              </w:r>
            </w:ins>
            <w:del w:id="110" w:author="吴新伟" w:date="2025-11-26T20:13:29Z">
              <w:r>
                <w:rPr>
                  <w:rFonts w:hint="eastAsia"/>
                </w:rPr>
                <w:delText>：</w:delText>
              </w:r>
            </w:del>
            <w:r>
              <w:rPr>
                <w:rFonts w:hint="eastAsia"/>
              </w:rPr>
              <w:t>推动中西古代战略系统的对比研究，探索不同文明背景下战略决策的共性与差异，如北京大学与牛津大学合作项目，通过比较古罗马与汉帝国的边疆治理策略，提炼出适用于大时空尺度决策系统重构的“稳定性—弹性”双维评估框架。</w:t>
            </w:r>
          </w:p>
          <w:p w14:paraId="6996A193">
            <w:pPr>
              <w:pStyle w:val="5"/>
              <w:spacing w:before="120" w:after="120" w:line="400" w:lineRule="atLeast"/>
              <w:textAlignment w:val="center"/>
              <w:rPr>
                <w:rFonts w:hint="eastAsia"/>
              </w:rPr>
            </w:pPr>
            <w:r>
              <w:rPr>
                <w:rFonts w:hint="eastAsia"/>
              </w:rPr>
              <w:t xml:space="preserve">（4）创新点与项目特色 </w:t>
            </w:r>
          </w:p>
          <w:p w14:paraId="52C181D5">
            <w:pPr>
              <w:rPr>
                <w:rFonts w:hint="eastAsia"/>
              </w:rPr>
            </w:pPr>
            <w:r>
              <w:rPr>
                <w:rFonts w:hint="eastAsia"/>
              </w:rPr>
              <w:t>核心创新点：</w:t>
            </w:r>
          </w:p>
          <w:p w14:paraId="649EA4C3">
            <w:pPr>
              <w:rPr>
                <w:rFonts w:hint="eastAsia"/>
              </w:rPr>
            </w:pPr>
          </w:p>
          <w:p w14:paraId="3523CB9F">
            <w:pPr>
              <w:rPr>
                <w:rFonts w:hint="eastAsia"/>
              </w:rPr>
            </w:pPr>
            <w:r>
              <w:rPr>
                <w:rFonts w:hint="eastAsia"/>
              </w:rPr>
              <w:t>1. 量化体系创新：突破传统研究定性局限，构建“资源供给—环境约束—博弈互动”三维量化指标体系，将“地形优势”等模糊要素转化为可计算数据（如粮草支撑天数、地形通行系数），实现从文字解读到数据支撑的跨越。</w:t>
            </w:r>
          </w:p>
          <w:p w14:paraId="39475320">
            <w:pPr>
              <w:rPr>
                <w:rFonts w:hint="eastAsia"/>
              </w:rPr>
            </w:pPr>
          </w:p>
          <w:p w14:paraId="004CCD98">
            <w:pPr>
              <w:ind w:left="160" w:right="160"/>
              <w:rPr>
                <w:rFonts w:hint="eastAsia"/>
              </w:rPr>
            </w:pPr>
            <w:r>
              <w:rPr>
                <w:rFonts w:hint="eastAsia"/>
              </w:rPr>
              <w:t>2. 跨学科融合创新：深度融合多学科理论与方法，结合现代量化分析领域成果与历史研究核心需求，建立古代战略决策推演模型，有效填补历史研究与现代量化方法相融合的学术空白。</w:t>
            </w:r>
          </w:p>
          <w:p w14:paraId="1D77E0F7">
            <w:pPr>
              <w:rPr>
                <w:rFonts w:hint="eastAsia"/>
              </w:rPr>
            </w:pPr>
          </w:p>
          <w:p w14:paraId="1AFE25AC">
            <w:pPr>
              <w:rPr>
                <w:rFonts w:hint="eastAsia"/>
              </w:rPr>
            </w:pPr>
            <w:r>
              <w:rPr>
                <w:rFonts w:hint="eastAsia"/>
              </w:rPr>
              <w:t>3. 价值延伸创新：不止于还原历史决策，更提炼“资源最优分配”“风险最小化”等通用规律，为现代商业竞争、应急管理提供可迁移的量化参考，构建“历史—模型—应用”闭环。</w:t>
            </w:r>
          </w:p>
          <w:p w14:paraId="22F7F35B">
            <w:pPr>
              <w:rPr>
                <w:rFonts w:hint="eastAsia"/>
              </w:rPr>
            </w:pPr>
          </w:p>
          <w:p w14:paraId="1D3FA28F">
            <w:pPr>
              <w:rPr>
                <w:rFonts w:hint="eastAsia"/>
              </w:rPr>
            </w:pPr>
            <w:r>
              <w:rPr>
                <w:rFonts w:hint="eastAsia"/>
              </w:rPr>
              <w:t>项目特色：</w:t>
            </w:r>
          </w:p>
          <w:p w14:paraId="2D4BF9C7">
            <w:pPr>
              <w:rPr>
                <w:rFonts w:hint="eastAsia"/>
              </w:rPr>
            </w:pPr>
          </w:p>
          <w:p w14:paraId="56BA191D">
            <w:pPr>
              <w:rPr>
                <w:rFonts w:hint="eastAsia"/>
              </w:rPr>
            </w:pPr>
            <w:r>
              <w:rPr>
                <w:rFonts w:hint="eastAsia"/>
              </w:rPr>
              <w:t>1. 视角独特：以量化解析为核心，将抽象战略决策转化为可验证的数学模型，颠覆传统主观判断模式。</w:t>
            </w:r>
          </w:p>
          <w:p w14:paraId="3C6254DD">
            <w:pPr>
              <w:rPr>
                <w:rFonts w:hint="eastAsia"/>
              </w:rPr>
            </w:pPr>
          </w:p>
          <w:p w14:paraId="235E6845">
            <w:pPr>
              <w:rPr>
                <w:rFonts w:hint="eastAsia"/>
              </w:rPr>
            </w:pPr>
            <w:r>
              <w:rPr>
                <w:rFonts w:hint="eastAsia"/>
              </w:rPr>
              <w:t>2. 方法硬核：定制化融合跨学科技术，形成“史料提取—数据结构化—模型推演”完整链条，兼具严谨性与创新性。</w:t>
            </w:r>
          </w:p>
          <w:p w14:paraId="77D2EB91">
            <w:pPr>
              <w:rPr>
                <w:rFonts w:hint="eastAsia"/>
              </w:rPr>
            </w:pPr>
          </w:p>
          <w:p w14:paraId="71A404F8">
            <w:pPr>
              <w:rPr>
                <w:rFonts w:hint="eastAsia"/>
              </w:rPr>
            </w:pPr>
            <w:r>
              <w:rPr>
                <w:rFonts w:hint="eastAsia"/>
              </w:rPr>
              <w:t>3. 价值鲜明：聚焦“以古鉴今”，以官渡之战、赤壁之战等具体战例为载体，实现学术研究与现实应用的双重价值。</w:t>
            </w:r>
          </w:p>
          <w:p w14:paraId="3C5FA27E">
            <w:pPr>
              <w:rPr>
                <w:rFonts w:hint="eastAsia"/>
              </w:rPr>
            </w:pPr>
          </w:p>
          <w:p w14:paraId="3BE9941D">
            <w:pPr>
              <w:rPr>
                <w:rFonts w:hint="eastAsia"/>
              </w:rPr>
            </w:pPr>
            <w:r>
              <w:rPr>
                <w:rFonts w:hint="eastAsia"/>
              </w:rPr>
              <w:t>4. 数据可靠：建立史料量化标准化流程，通过多源交叉验证修正误差，保障建模数据的准确性。</w:t>
            </w:r>
          </w:p>
          <w:p w14:paraId="0AE3FC4C">
            <w:pPr>
              <w:pStyle w:val="5"/>
              <w:spacing w:before="120" w:after="120" w:line="400" w:lineRule="atLeast"/>
              <w:textAlignment w:val="center"/>
              <w:rPr>
                <w:rFonts w:hint="eastAsia"/>
              </w:rPr>
            </w:pPr>
            <w:r>
              <w:rPr>
                <w:rFonts w:hint="eastAsia"/>
              </w:rPr>
              <w:t xml:space="preserve">（5）技术路线、拟解决的问题及预期成果 </w:t>
            </w:r>
          </w:p>
          <w:p w14:paraId="6752A854">
            <w:pPr>
              <w:spacing w:line="480" w:lineRule="atLeast"/>
              <w:rPr>
                <w:rFonts w:hint="eastAsia"/>
              </w:rPr>
            </w:pPr>
            <w:r>
              <w:rPr>
                <w:rFonts w:hint="eastAsia"/>
              </w:rPr>
              <w:t>一．技术路线</w:t>
            </w:r>
          </w:p>
          <w:p w14:paraId="69108B9C">
            <w:pPr>
              <w:spacing w:after="480" w:line="480" w:lineRule="atLeast"/>
              <w:ind w:left="80" w:right="80"/>
              <w:rPr>
                <w:rFonts w:hint="eastAsia"/>
              </w:rPr>
            </w:pPr>
            <w:commentRangeStart w:id="0"/>
            <w:r>
              <w:rPr>
                <w:rFonts w:hint="eastAsia"/>
              </w:rPr>
              <w:t>本项目技术路线以“数据支撑-模型构建-验证优化-应用落地”为核心逻辑，形成完整闭环，具体分为以下四个阶段，各阶段层层递进、衔接紧密：</w:t>
            </w:r>
            <w:commentRangeEnd w:id="0"/>
            <w:r>
              <w:commentReference w:id="0"/>
            </w:r>
          </w:p>
          <w:p w14:paraId="3AC8CB7F">
            <w:pPr>
              <w:spacing w:after="480" w:line="480" w:lineRule="atLeast"/>
              <w:ind w:left="80" w:right="80"/>
              <w:rPr>
                <w:rFonts w:hint="eastAsia"/>
              </w:rPr>
            </w:pPr>
            <w:r>
              <w:rPr>
                <w:rFonts w:hint="eastAsia"/>
              </w:rPr>
              <w:t>第一阶段：多维度数据采集与标准化处理</w:t>
            </w:r>
          </w:p>
          <w:p w14:paraId="44338939">
            <w:pPr>
              <w:spacing w:after="480" w:line="480" w:lineRule="atLeast"/>
              <w:ind w:left="80" w:right="80"/>
              <w:rPr>
                <w:rFonts w:hint="eastAsia"/>
              </w:rPr>
            </w:pPr>
            <w:r>
              <w:rPr>
                <w:rFonts w:hint="eastAsia"/>
              </w:rPr>
              <w:t>1. 影响因素体系构建：系统梳理古代战略决策相关的地形、资源、心理、文化四大核心维度，明确各维度下的具体子指标，形成全面的影响因素指标体系。</w:t>
            </w:r>
          </w:p>
          <w:p w14:paraId="0824317E">
            <w:pPr>
              <w:spacing w:after="480" w:line="480" w:lineRule="atLeast"/>
              <w:ind w:left="80" w:right="80"/>
              <w:rPr>
                <w:rFonts w:hint="eastAsia"/>
              </w:rPr>
            </w:pPr>
            <w:r>
              <w:rPr>
                <w:rFonts w:hint="eastAsia"/>
              </w:rPr>
              <w:t>2. 定性指标量化转化：针对心理、文化等定性指标，结合历史文献记载、学术研究结论建立标准化转化规则，将抽象属性转化为可参与分析的量化变量。</w:t>
            </w:r>
          </w:p>
          <w:p w14:paraId="6F8B63D2">
            <w:pPr>
              <w:spacing w:after="480" w:line="480" w:lineRule="atLeast"/>
              <w:ind w:left="80" w:right="80"/>
              <w:rPr>
                <w:rFonts w:hint="eastAsia"/>
              </w:rPr>
            </w:pPr>
            <w:r>
              <w:rPr>
                <w:rFonts w:hint="eastAsia"/>
              </w:rPr>
              <w:t>3. 历史案例数据库搭建：选取典型战略事件，通过文献考据、考古资料佐证等方式收集各案例的影响因素数据与决策结果信息，经数据治理后构建标准化历史案例数据库。</w:t>
            </w:r>
          </w:p>
          <w:p w14:paraId="51816035">
            <w:pPr>
              <w:spacing w:after="480" w:line="480" w:lineRule="atLeast"/>
              <w:ind w:left="80" w:right="80"/>
              <w:rPr>
                <w:rFonts w:hint="eastAsia"/>
              </w:rPr>
            </w:pPr>
            <w:r>
              <w:rPr>
                <w:rFonts w:hint="eastAsia"/>
              </w:rPr>
              <w:t>第二阶段：战略决策模型构建与技术实现</w:t>
            </w:r>
          </w:p>
          <w:p w14:paraId="6B54A0E6">
            <w:pPr>
              <w:spacing w:after="480" w:line="480" w:lineRule="atLeast"/>
              <w:ind w:left="80" w:right="80"/>
              <w:rPr>
                <w:rFonts w:hint="eastAsia"/>
              </w:rPr>
            </w:pPr>
            <w:r>
              <w:rPr>
                <w:rFonts w:hint="eastAsia"/>
              </w:rPr>
              <w:t>1. 核心决策模型搭建：以历史案例数据库为基础，结合不同战略场景（战争、外交等）的决策特征，构建涵盖多因素交互作用的核心决策模型框架，明确决策目标与约束关系。</w:t>
            </w:r>
          </w:p>
          <w:p w14:paraId="28AD9AFB">
            <w:pPr>
              <w:spacing w:after="480" w:line="480" w:lineRule="atLeast"/>
              <w:ind w:left="80" w:right="80"/>
              <w:rPr>
                <w:rFonts w:hint="eastAsia"/>
              </w:rPr>
            </w:pPr>
            <w:r>
              <w:rPr>
                <w:rFonts w:hint="eastAsia"/>
              </w:rPr>
              <w:t>2. 模型动态适配完善：针对古代决策环境的不确定性与阶段化特征，优化模型结构以适配动态场景，确保模型能反映突发条件与阶段变化对决策的影响。</w:t>
            </w:r>
          </w:p>
          <w:p w14:paraId="271F59BD">
            <w:pPr>
              <w:spacing w:after="480" w:line="480" w:lineRule="atLeast"/>
              <w:ind w:left="80" w:right="80"/>
              <w:rPr>
                <w:rFonts w:hint="eastAsia"/>
              </w:rPr>
            </w:pPr>
            <w:r>
              <w:rPr>
                <w:rFonts w:hint="eastAsia"/>
              </w:rPr>
              <w:t>3. 模型技术化落地：运用自动化与数据科学相关技术，完成模型的代码开发与功能实现，搭建数据处理、模型运算、结果输出的完整技术链路，并开发可视化展示模块。</w:t>
            </w:r>
          </w:p>
          <w:p w14:paraId="78C2773B">
            <w:pPr>
              <w:spacing w:after="480" w:line="480" w:lineRule="atLeast"/>
              <w:ind w:left="80" w:right="80"/>
              <w:rPr>
                <w:rFonts w:hint="eastAsia"/>
              </w:rPr>
            </w:pPr>
            <w:r>
              <w:rPr>
                <w:rFonts w:hint="eastAsia"/>
              </w:rPr>
              <w:t>第三阶段：模型验证优化与战略模式提炼</w:t>
            </w:r>
          </w:p>
          <w:p w14:paraId="57650EE3">
            <w:pPr>
              <w:spacing w:after="480" w:line="480" w:lineRule="atLeast"/>
              <w:ind w:left="80" w:right="80"/>
              <w:rPr>
                <w:rFonts w:hint="eastAsia"/>
              </w:rPr>
            </w:pPr>
            <w:r>
              <w:rPr>
                <w:rFonts w:hint="eastAsia"/>
              </w:rPr>
              <w:t>1. 模型有效性验证：通过历史场景复现方式，对比模型决策输出与历史实际结果的吻合度，同时分析核心指标变动对决策结果的影响，验证模型的可靠性与敏感性。</w:t>
            </w:r>
          </w:p>
          <w:p w14:paraId="5AF90F6D">
            <w:pPr>
              <w:spacing w:after="480" w:line="480" w:lineRule="atLeast"/>
              <w:ind w:left="80" w:right="80"/>
              <w:rPr>
                <w:rFonts w:hint="eastAsia"/>
              </w:rPr>
            </w:pPr>
            <w:r>
              <w:rPr>
                <w:rFonts w:hint="eastAsia"/>
              </w:rPr>
              <w:t>2. 模型迭代优化：针对验证中发现的偏差，通过补充案例数据、细化指标体系、调整模型参数等方式进行迭代改进，提升模型的泛化能力与解释力。</w:t>
            </w:r>
          </w:p>
          <w:p w14:paraId="1FD1B732">
            <w:pPr>
              <w:spacing w:after="480" w:line="480" w:lineRule="atLeast"/>
              <w:ind w:left="80" w:right="80"/>
              <w:rPr>
                <w:rFonts w:hint="eastAsia"/>
              </w:rPr>
            </w:pPr>
            <w:r>
              <w:rPr>
                <w:rFonts w:hint="eastAsia"/>
              </w:rPr>
              <w:t>3. 量化战略模式提取：基于优化后的模型，挖掘不同场景下的共性战略规律，提炼传统战略原则的量化表现形式，形成可复用的通用战略规则库。</w:t>
            </w:r>
          </w:p>
          <w:p w14:paraId="4B6DB089">
            <w:pPr>
              <w:spacing w:after="480" w:line="480" w:lineRule="atLeast"/>
              <w:ind w:left="80" w:right="80"/>
              <w:rPr>
                <w:rFonts w:hint="eastAsia"/>
              </w:rPr>
            </w:pPr>
            <w:r>
              <w:rPr>
                <w:rFonts w:hint="eastAsia"/>
              </w:rPr>
              <w:t>第四阶段：模拟系统开发与跨场景应用验证</w:t>
            </w:r>
          </w:p>
          <w:p w14:paraId="4A1A5A86">
            <w:pPr>
              <w:spacing w:after="480" w:line="480" w:lineRule="atLeast"/>
              <w:ind w:left="80" w:right="80"/>
              <w:rPr>
                <w:rFonts w:hint="eastAsia"/>
              </w:rPr>
            </w:pPr>
            <w:r>
              <w:rPr>
                <w:rFonts w:hint="eastAsia"/>
              </w:rPr>
              <w:t>1. 功能系统开发：以核心模型与战略规则库为核心，开发包含案例库查询、决策模拟推演、战略模式展示三大模块的交互式模拟系统。</w:t>
            </w:r>
          </w:p>
          <w:p w14:paraId="700FAFF4">
            <w:pPr>
              <w:spacing w:after="480" w:line="480" w:lineRule="atLeast"/>
              <w:ind w:left="80" w:right="80"/>
              <w:rPr>
                <w:rFonts w:hint="eastAsia"/>
              </w:rPr>
            </w:pPr>
            <w:r>
              <w:rPr>
                <w:rFonts w:hint="eastAsia"/>
              </w:rPr>
              <w:t>2. 跨场景应用示范：针对历史研究、军事教育、现代决策三大应用方向设计具体案例，完成系统功能验证与应用价值示范，实现“古为今用”的价值转化。</w:t>
            </w:r>
          </w:p>
          <w:p w14:paraId="24DE0559">
            <w:pPr>
              <w:spacing w:line="480" w:lineRule="atLeast"/>
              <w:rPr>
                <w:rFonts w:hint="eastAsia"/>
              </w:rPr>
            </w:pPr>
            <w:r>
              <w:rPr>
                <w:rFonts w:hint="eastAsia"/>
              </w:rPr>
              <w:t>二．拟解决的问题</w:t>
            </w:r>
          </w:p>
          <w:p w14:paraId="747FFBC6">
            <w:pPr>
              <w:rPr>
                <w:rFonts w:hint="eastAsia"/>
                <w:b/>
                <w:bCs/>
              </w:rPr>
            </w:pPr>
            <w:r>
              <w:rPr>
                <w:rFonts w:hint="eastAsia"/>
                <w:b/>
                <w:bCs/>
              </w:rPr>
              <w:t>1. 历史决策的“黑箱化”问题</w:t>
            </w:r>
          </w:p>
          <w:p w14:paraId="6CEACFF7">
            <w:pPr>
              <w:rPr>
                <w:rFonts w:hint="eastAsia"/>
              </w:rPr>
            </w:pPr>
            <w:r>
              <w:rPr>
                <w:rFonts w:hint="eastAsia"/>
              </w:rPr>
              <w:t xml:space="preserve">    传统史学对古代战略决策的描述多集中于定性分析与结果记载，如“合纵连横”、“远交近攻”，但其内在的决策逻辑、量化评估过程及多方案比选机制往往语焉不详，如同一个“黑箱”。我们可通过构建国力量化评估模型和多智能体模拟环境，将决策所依据的资源、地理、人事、外交等抽象条件转化为可计算、可推演的参数，从而系统性解析并“白盒化”古代战略家的决策思维过程。</w:t>
            </w:r>
          </w:p>
          <w:p w14:paraId="07392C72">
            <w:pPr>
              <w:widowControl w:val="0"/>
              <w:numPr>
                <w:ilvl w:val="0"/>
                <w:numId w:val="7"/>
              </w:numPr>
              <w:ind w:left="720" w:hanging="360"/>
              <w:jc w:val="both"/>
              <w:rPr>
                <w:rFonts w:hint="eastAsia"/>
                <w:b/>
                <w:bCs/>
              </w:rPr>
            </w:pPr>
            <w:r>
              <w:rPr>
                <w:rFonts w:hint="eastAsia"/>
                <w:b/>
                <w:bCs/>
              </w:rPr>
              <w:t>多维度要素耦合关系的解析难题</w:t>
            </w:r>
          </w:p>
          <w:p w14:paraId="376AD2AD">
            <w:pPr>
              <w:ind w:firstLine="480" w:firstLineChars="200"/>
              <w:rPr>
                <w:rFonts w:hint="eastAsia"/>
              </w:rPr>
            </w:pPr>
            <w:r>
              <w:rPr>
                <w:rFonts w:hint="eastAsia"/>
              </w:rPr>
              <w:t>古代战略决策是军事、经济、地理、政治、人事等多维要素高度耦合的复杂系统。传统研究方法难以动态、精确地刻画这些要素间的相互作用与反馈机制（例如，一次军事远征如何影响国内经济，又如何反过来制约后续决策）。可利用复杂系统建模与系统动力学方法，建立各要素间的关联规则与影响因子，模拟其非线性交互作用，从而揭示战略决策的整体性和涌现性特征。</w:t>
            </w:r>
          </w:p>
          <w:p w14:paraId="182118B5">
            <w:pPr>
              <w:rPr>
                <w:rFonts w:hint="eastAsia"/>
                <w:b/>
                <w:bCs/>
              </w:rPr>
            </w:pPr>
            <w:r>
              <w:rPr>
                <w:rFonts w:hint="eastAsia"/>
                <w:b/>
                <w:bCs/>
              </w:rPr>
              <w:t>3. 历史经验“数据化”与“可复用性”不足的问题</w:t>
            </w:r>
          </w:p>
          <w:p w14:paraId="48BD93C5">
            <w:pPr>
              <w:ind w:firstLine="480" w:firstLineChars="200"/>
              <w:rPr>
                <w:rFonts w:hint="eastAsia"/>
              </w:rPr>
            </w:pPr>
            <w:r>
              <w:rPr>
                <w:rFonts w:hint="eastAsia"/>
              </w:rPr>
              <w:t>浩瀚的历史典籍中蕴含了丰富的战略智慧，但这些知识以非结构化的自然语言形式存在，难以被直接检索、量化和用于现代决策支持。历史经验的借鉴多依赖于研究者的个人学识与悟性，缺乏系统性的验证与提取工具。运用自然语言处理（NLP）和知识图谱技术，从古籍中抽取结构化的事件、实体与关系，构建一个大规模的“古代战略案例库”，使得历史智慧能够以数据的形式被查询、分析和类比，服务于现代启示。</w:t>
            </w:r>
          </w:p>
          <w:p w14:paraId="2BDAD95D">
            <w:pPr>
              <w:rPr>
                <w:rFonts w:hint="eastAsia"/>
                <w:b/>
                <w:bCs/>
              </w:rPr>
            </w:pPr>
            <w:r>
              <w:rPr>
                <w:rFonts w:hint="eastAsia"/>
                <w:b/>
                <w:bCs/>
              </w:rPr>
              <w:t>4. 战略推演中“人”的因素的量化缺失</w:t>
            </w:r>
          </w:p>
          <w:p w14:paraId="05D194BD">
            <w:pPr>
              <w:ind w:firstLine="480" w:firstLineChars="200"/>
              <w:rPr>
                <w:rFonts w:hint="eastAsia"/>
              </w:rPr>
            </w:pPr>
            <w:r>
              <w:rPr>
                <w:rFonts w:hint="eastAsia"/>
              </w:rPr>
              <w:t>决策者（如君主、将领）的性格、能力、偏好以及其与下属、盟友、敌人之间的动态关系，是影响战略成败的关键，但现有模型很难对其进行有效量化。可以引入基于大语言模型（LLM）的智能体技术，为历史上的关键决策者构建具有特定行为模式和决策偏好的“数字孪生”，在模拟环境中重现其基于个性与情境的交互行为，使推演更贴近历史现实。</w:t>
            </w:r>
          </w:p>
          <w:p w14:paraId="5443C2DE">
            <w:pPr>
              <w:rPr>
                <w:rFonts w:hint="eastAsia"/>
              </w:rPr>
            </w:pPr>
          </w:p>
          <w:p w14:paraId="46979EEE">
            <w:pPr>
              <w:rPr>
                <w:rFonts w:hint="eastAsia"/>
              </w:rPr>
            </w:pPr>
            <w:r>
              <w:rPr>
                <w:rFonts w:hint="eastAsia"/>
              </w:rPr>
              <w:t>三．预期成果</w:t>
            </w:r>
          </w:p>
          <w:p w14:paraId="41B8F9F6">
            <w:pPr>
              <w:spacing w:after="480"/>
              <w:ind w:left="80" w:right="80"/>
              <w:rPr>
                <w:rFonts w:hint="eastAsia"/>
                <w:b/>
                <w:bCs/>
              </w:rPr>
            </w:pPr>
            <w:r>
              <w:rPr>
                <w:rFonts w:hint="eastAsia"/>
                <w:b/>
                <w:bCs/>
              </w:rPr>
              <w:t>理论方法类实物成果：</w:t>
            </w:r>
          </w:p>
          <w:p w14:paraId="705A229D">
            <w:pPr>
              <w:spacing w:after="480"/>
              <w:ind w:left="80" w:right="80"/>
              <w:rPr>
                <w:rFonts w:hint="eastAsia"/>
              </w:rPr>
            </w:pPr>
            <w:r>
              <w:rPr>
                <w:rFonts w:hint="eastAsia"/>
              </w:rPr>
              <w:t>1. 古代国力量化评估体系文档：含多维度指标清单、量化方法及换算标准的完整文本报告，可直接作为后续研究的参考依据。</w:t>
            </w:r>
          </w:p>
          <w:p w14:paraId="4CEECF7B">
            <w:pPr>
              <w:spacing w:after="480"/>
              <w:ind w:left="80" w:right="80"/>
              <w:rPr>
                <w:del w:id="111" w:author="吴新伟" w:date="2025-11-26T20:34:21Z"/>
                <w:rFonts w:hint="eastAsia"/>
              </w:rPr>
            </w:pPr>
            <w:del w:id="112" w:author="吴新伟" w:date="2025-11-26T20:34:21Z">
              <w:r>
                <w:rPr>
                  <w:rFonts w:hint="eastAsia"/>
                </w:rPr>
                <w:delText>2. 高水平学术论文：阐述古代战略决策多智能体模拟框架，是理论创新的核心实物载体，可用于学术交流与成果认定。</w:delText>
              </w:r>
            </w:del>
          </w:p>
          <w:p w14:paraId="009A71A3">
            <w:pPr>
              <w:spacing w:after="480"/>
              <w:ind w:left="80" w:right="80"/>
              <w:rPr>
                <w:rFonts w:hint="eastAsia"/>
              </w:rPr>
            </w:pPr>
            <w:ins w:id="113" w:author="吴新伟" w:date="2025-11-26T20:34:25Z">
              <w:r>
                <w:rPr>
                  <w:rFonts w:hint="eastAsia"/>
                  <w:lang w:val="en-US" w:eastAsia="zh-CN"/>
                </w:rPr>
                <w:t>2</w:t>
              </w:r>
            </w:ins>
            <w:del w:id="114" w:author="吴新伟" w:date="2025-11-26T20:34:25Z">
              <w:r>
                <w:rPr>
                  <w:rFonts w:hint="eastAsia"/>
                </w:rPr>
                <w:delText>3</w:delText>
              </w:r>
            </w:del>
            <w:r>
              <w:rPr>
                <w:rFonts w:hint="eastAsia"/>
              </w:rPr>
              <w:t>. 历史战略决策知识图谱（含查询接口）：覆盖特定历史时期的可视化知识网络数据库，附带开放查询工具，为历史研究提供实物化数据支撑。</w:t>
            </w:r>
          </w:p>
          <w:p w14:paraId="4006266C">
            <w:pPr>
              <w:spacing w:after="480"/>
              <w:ind w:left="80" w:right="80"/>
              <w:rPr>
                <w:rFonts w:hint="eastAsia"/>
                <w:b/>
                <w:bCs/>
              </w:rPr>
            </w:pPr>
            <w:r>
              <w:rPr>
                <w:rFonts w:hint="eastAsia"/>
                <w:b/>
                <w:bCs/>
              </w:rPr>
              <w:t>技术系统类实物成果：</w:t>
            </w:r>
          </w:p>
          <w:p w14:paraId="46FCDD85">
            <w:pPr>
              <w:spacing w:after="480"/>
              <w:ind w:left="80" w:right="80"/>
              <w:rPr>
                <w:rFonts w:hint="eastAsia"/>
              </w:rPr>
            </w:pPr>
            <w:r>
              <w:rPr>
                <w:rFonts w:hint="eastAsia"/>
              </w:rPr>
              <w:t>1. 古代战略决策系统原型平台：具备数据看板、沙盘推演、结果评估、案例比对功能的可操作软件原型，是技术成果的核心实物体现，支持用户实际操作与测试。</w:t>
            </w:r>
          </w:p>
          <w:p w14:paraId="6DCB05EA">
            <w:pPr>
              <w:spacing w:after="480"/>
              <w:ind w:left="80" w:right="80"/>
              <w:rPr>
                <w:del w:id="115" w:author="吴新伟" w:date="2025-11-26T20:34:52Z"/>
                <w:rFonts w:hint="eastAsia"/>
                <w:b/>
                <w:bCs/>
              </w:rPr>
            </w:pPr>
            <w:del w:id="116" w:author="吴新伟" w:date="2025-11-26T20:34:52Z">
              <w:r>
                <w:rPr>
                  <w:rFonts w:hint="eastAsia"/>
                  <w:b/>
                  <w:bCs/>
                </w:rPr>
                <w:delText>应用实践类实物成果：</w:delText>
              </w:r>
            </w:del>
          </w:p>
          <w:p w14:paraId="20AED09B">
            <w:pPr>
              <w:spacing w:after="480"/>
              <w:ind w:left="80" w:right="80"/>
              <w:rPr>
                <w:del w:id="117" w:author="吴新伟" w:date="2025-11-26T20:34:52Z"/>
                <w:rFonts w:hint="eastAsia"/>
              </w:rPr>
            </w:pPr>
            <w:del w:id="118" w:author="吴新伟" w:date="2025-11-26T20:34:52Z">
              <w:r>
                <w:rPr>
                  <w:rFonts w:hint="eastAsia"/>
                </w:rPr>
                <w:delText>1. 经典历史案例量化复现报告集：针对长平之战、汉武帝北伐等案例的纸质/电子分析报告汇编，提供具体的历史解读实物资料。</w:delText>
              </w:r>
            </w:del>
          </w:p>
          <w:p w14:paraId="6D8581AE">
            <w:pPr>
              <w:ind w:left="160" w:right="160"/>
              <w:rPr>
                <w:del w:id="119" w:author="吴新伟" w:date="2025-11-26T20:34:52Z"/>
                <w:rFonts w:hint="eastAsia"/>
              </w:rPr>
            </w:pPr>
            <w:del w:id="120" w:author="吴新伟" w:date="2025-11-26T20:34:52Z">
              <w:r>
                <w:rPr>
                  <w:rFonts w:hint="eastAsia"/>
                </w:rPr>
                <w:delText>2. 现代决策启示研究报告：提炼古代战略智慧的文本报告，为教育行业、企业及政策制定者提供可参考的实物化决策依据。</w:delText>
              </w:r>
            </w:del>
          </w:p>
          <w:p w14:paraId="35CCD2F8">
            <w:pPr>
              <w:pStyle w:val="5"/>
              <w:spacing w:before="120" w:after="120" w:line="400" w:lineRule="atLeast"/>
              <w:textAlignment w:val="center"/>
              <w:rPr>
                <w:rFonts w:hint="eastAsia"/>
              </w:rPr>
            </w:pPr>
            <w:r>
              <w:rPr>
                <w:rFonts w:hint="eastAsia"/>
              </w:rPr>
              <w:t xml:space="preserve">（6）项目研究进度安排 </w:t>
            </w:r>
          </w:p>
          <w:p w14:paraId="0DC63728">
            <w:pPr>
              <w:spacing w:before="240" w:after="480" w:line="480" w:lineRule="atLeast"/>
              <w:ind w:left="80" w:right="80"/>
              <w:rPr>
                <w:rFonts w:hint="eastAsia"/>
              </w:rPr>
            </w:pPr>
            <w:r>
              <w:rPr>
                <w:rFonts w:hint="eastAsia"/>
              </w:rPr>
              <w:t>本项目计按“基础筹备-核心研发-成果完善-总结验收”四阶段推进，各阶段任务紧扣预期成果，确保研发过程有序高效，具体安排如下：</w:t>
            </w:r>
          </w:p>
          <w:p w14:paraId="083EC2D1">
            <w:pPr>
              <w:spacing w:before="240" w:after="480" w:line="480" w:lineRule="atLeast"/>
              <w:ind w:left="80" w:right="80"/>
              <w:rPr>
                <w:rFonts w:hint="eastAsia"/>
                <w:b/>
                <w:bCs/>
              </w:rPr>
            </w:pPr>
            <w:r>
              <w:rPr>
                <w:rFonts w:hint="eastAsia"/>
                <w:b/>
                <w:bCs/>
              </w:rPr>
              <w:t>第一阶段：基础筹备与框架搭建</w:t>
            </w:r>
          </w:p>
          <w:p w14:paraId="6AC471C3">
            <w:pPr>
              <w:spacing w:before="240" w:after="480" w:line="480" w:lineRule="atLeast"/>
              <w:ind w:left="80" w:right="80"/>
              <w:rPr>
                <w:rFonts w:hint="eastAsia"/>
              </w:rPr>
            </w:pPr>
            <w:r>
              <w:rPr>
                <w:rFonts w:hint="eastAsia"/>
              </w:rPr>
              <w:t>1. 完成跨学科文献调研，梳理古代战略研究、量化评估及多智能体模拟领域的核心成果，形成文献综述报告，明确研究切入点；2. 确定知识图谱聚焦的历史时期（如战国），制定案例筛选标准（典型性、数据可获性）与数据采集规范；3. 联合历史学、数据科学专家，初步构建古代国力量化评估体系的指标框架（含资源、军事等5大维度），尽量完成专家论证；4. 完成团队分工，确定Python、Neo4j等技术工具，搭建基础数据处理与研发环境。</w:t>
            </w:r>
          </w:p>
          <w:p w14:paraId="0D4D3BA1">
            <w:pPr>
              <w:spacing w:before="240" w:after="480" w:line="480" w:lineRule="atLeast"/>
              <w:ind w:left="80" w:right="80"/>
              <w:rPr>
                <w:rFonts w:hint="eastAsia"/>
                <w:b/>
                <w:bCs/>
              </w:rPr>
            </w:pPr>
            <w:r>
              <w:rPr>
                <w:rFonts w:hint="eastAsia"/>
                <w:b/>
                <w:bCs/>
              </w:rPr>
              <w:t>第二阶段：核心成果研发</w:t>
            </w:r>
          </w:p>
          <w:p w14:paraId="66F557A4">
            <w:pPr>
              <w:spacing w:before="240" w:after="480" w:line="480" w:lineRule="atLeast"/>
              <w:ind w:left="80" w:right="80"/>
              <w:rPr>
                <w:rFonts w:hint="eastAsia"/>
              </w:rPr>
            </w:pPr>
            <w:r>
              <w:rPr>
                <w:rFonts w:hint="eastAsia"/>
              </w:rPr>
              <w:t xml:space="preserve">1. 理论层面完成古代国力量化评估体系的量化方法与换算标准制定，形成体系文档初稿；2. 数据层面完成一定数量的典型历史案例的信息录入与校验，搭建知识图谱基础数据库，实现“国家-人物-事件”核心关联；3. 技术层面开发系统原型平台的核心模块，完成国力对比、资源分布等数据看板及基础可视化功能开发，提交版本V1.0。 </w:t>
            </w:r>
          </w:p>
          <w:p w14:paraId="6D302BB5">
            <w:pPr>
              <w:spacing w:before="240" w:after="480" w:line="480" w:lineRule="atLeast"/>
              <w:ind w:left="80" w:right="80"/>
              <w:rPr>
                <w:rFonts w:hint="eastAsia"/>
                <w:b/>
                <w:bCs/>
              </w:rPr>
            </w:pPr>
            <w:r>
              <w:rPr>
                <w:rFonts w:hint="eastAsia"/>
                <w:b/>
                <w:bCs/>
              </w:rPr>
              <w:t>第三阶段：成果优化与扩展</w:t>
            </w:r>
          </w:p>
          <w:p w14:paraId="6C09A5A1">
            <w:pPr>
              <w:spacing w:before="240" w:after="480" w:line="480" w:lineRule="atLeast"/>
              <w:ind w:left="80" w:right="80"/>
              <w:rPr>
                <w:rFonts w:hint="eastAsia"/>
              </w:rPr>
            </w:pPr>
            <w:r>
              <w:rPr>
                <w:rFonts w:hint="eastAsia"/>
              </w:rPr>
              <w:t>1. 数据层面继续完善知识图谱的关系网络构建，新增“资源-事件”“人物-决策”关联数据，开发Web端开放查询接口，完成知识图谱终版；2. 技术上迭代系统平台至V2.0，新增战略沙盘推演（开战/结盟等场景）、结果量化评估及历史案例比对功能，完成内部测试与Bug修复；3. 针对选定的5个经典案例，运用评估体系与系统工具完成量化复现分析，形成报告集初稿；4.修改学术论文并向核心期刊投稿。</w:t>
            </w:r>
          </w:p>
          <w:p w14:paraId="4923FA76">
            <w:pPr>
              <w:spacing w:before="240" w:after="480" w:line="480" w:lineRule="atLeast"/>
              <w:ind w:left="80" w:right="80"/>
              <w:rPr>
                <w:rFonts w:hint="eastAsia"/>
                <w:b/>
                <w:bCs/>
              </w:rPr>
            </w:pPr>
            <w:r>
              <w:rPr>
                <w:rFonts w:hint="eastAsia"/>
                <w:b/>
                <w:bCs/>
              </w:rPr>
              <w:t>第四阶段：成果整合与验收</w:t>
            </w:r>
          </w:p>
          <w:p w14:paraId="044C6D24">
            <w:pPr>
              <w:spacing w:before="240" w:line="480" w:lineRule="atLeast"/>
              <w:ind w:left="160" w:right="160"/>
              <w:rPr>
                <w:rFonts w:hint="eastAsia"/>
              </w:rPr>
            </w:pPr>
            <w:r>
              <w:rPr>
                <w:rFonts w:hint="eastAsia"/>
              </w:rPr>
              <w:t>1.结合系统推演结果与案例分析，提炼古代战略中的长远规划、风险管控等智慧，形成经典历史案例量化复现报告集和现代决策启示研究报告；2. 技术上全面测试系统平台稳定性，优化界面交互，确保查询、推演功能流畅；3. 项目组整理研发日志、数据底稿、论文录用通知（或投稿证明）等成果材料，撰写验收报告，制作成果展示PPT，准备项目答辩与成果推广。</w:t>
            </w:r>
          </w:p>
          <w:p w14:paraId="0303C39E">
            <w:pPr>
              <w:pStyle w:val="5"/>
              <w:spacing w:before="120" w:after="120" w:line="400" w:lineRule="atLeast"/>
              <w:textAlignment w:val="center"/>
              <w:rPr>
                <w:rFonts w:hint="eastAsia"/>
              </w:rPr>
            </w:pPr>
            <w:r>
              <w:rPr>
                <w:rFonts w:hint="eastAsia"/>
              </w:rPr>
              <w:t xml:space="preserve">（7）已有基础 </w:t>
            </w:r>
          </w:p>
          <w:p w14:paraId="42742717">
            <w:pPr>
              <w:spacing w:line="480" w:lineRule="atLeast"/>
              <w:ind w:firstLine="480"/>
              <w:rPr>
                <w:rFonts w:hint="eastAsia" w:ascii="仿宋" w:hAnsi="仿宋" w:eastAsia="仿宋"/>
                <w:b/>
                <w:bCs/>
              </w:rPr>
            </w:pPr>
            <w:r>
              <w:rPr>
                <w:rFonts w:hint="eastAsia" w:ascii="仿宋" w:hAnsi="仿宋" w:eastAsia="仿宋"/>
                <w:b/>
                <w:bCs/>
              </w:rPr>
              <w:t>1.与本项目有关的研究积累和已取得的成绩</w:t>
            </w:r>
          </w:p>
          <w:p w14:paraId="7D0C7B04">
            <w:pPr>
              <w:spacing w:before="40" w:after="240" w:line="480" w:lineRule="atLeast"/>
              <w:ind w:leftChars="-8" w:hanging="19" w:hangingChars="8"/>
              <w:rPr>
                <w:rFonts w:hint="eastAsia"/>
              </w:rPr>
            </w:pPr>
            <w:r>
              <w:rPr>
                <w:rFonts w:hint="eastAsia"/>
              </w:rPr>
              <w:t xml:space="preserve">在“基于量化解析的古代战略决策系统重构“，我们团队积累了丰富的研究基础并取一定成果。  </w:t>
            </w:r>
          </w:p>
          <w:p w14:paraId="62D83B3E">
            <w:pPr>
              <w:spacing w:before="40" w:after="240" w:line="480" w:lineRule="atLeast"/>
              <w:ind w:leftChars="-8" w:hanging="19" w:hangingChars="8"/>
              <w:rPr>
                <w:rFonts w:hint="eastAsia"/>
              </w:rPr>
            </w:pPr>
            <w:r>
              <w:rPr>
                <w:rFonts w:hint="eastAsia"/>
              </w:rPr>
              <w:t>专业知识储备上，项目成员分别系统掌握数学建模、算法设计及编程语言能力，熟悉数据可视化工具使用；历史学成员深耕中国古代军事史、外交史领域，具备《史记》《资治通鉴》等文献的考据与案例提炼经验；数据科学上有成员擅长数据清洗、特征工程及知识图谱构建基础方法。</w:t>
            </w:r>
          </w:p>
          <w:p w14:paraId="1C659DDB">
            <w:pPr>
              <w:spacing w:before="40" w:line="480" w:lineRule="atLeast"/>
              <w:ind w:leftChars="-8" w:right="544" w:hanging="19" w:hangingChars="8"/>
              <w:rPr>
                <w:rFonts w:hint="eastAsia"/>
              </w:rPr>
            </w:pPr>
            <w:r>
              <w:rPr>
                <w:rFonts w:hint="eastAsia"/>
              </w:rPr>
              <w:t>团队在前期展开了调研并打下一定基础，团队已完成20余篇跨学科文献梳理，涵盖“历史量化研究”“战略决策模拟”等主题，明确现有研究空白；初步筛选出10个数据可获取的典型古代战役案例，完成基础信息台账搭建。</w:t>
            </w:r>
          </w:p>
          <w:p w14:paraId="0165965B">
            <w:pPr>
              <w:spacing w:line="480" w:lineRule="atLeast"/>
              <w:ind w:firstLine="480"/>
              <w:rPr>
                <w:rFonts w:hint="eastAsia" w:ascii="仿宋" w:hAnsi="仿宋" w:eastAsia="仿宋"/>
                <w:b/>
                <w:bCs/>
              </w:rPr>
            </w:pPr>
            <w:r>
              <w:rPr>
                <w:rFonts w:hint="eastAsia" w:ascii="仿宋" w:hAnsi="仿宋" w:eastAsia="仿宋"/>
                <w:b/>
                <w:bCs/>
              </w:rPr>
              <w:t>2.已具备的条件，尚缺少的条件及解决方法</w:t>
            </w:r>
          </w:p>
          <w:p w14:paraId="3145D296">
            <w:pPr>
              <w:spacing w:line="480" w:lineRule="atLeast"/>
              <w:rPr>
                <w:rFonts w:hint="eastAsia"/>
              </w:rPr>
            </w:pPr>
            <w:r>
              <w:rPr>
                <w:rFonts w:hint="eastAsia"/>
              </w:rPr>
              <w:t>一．已具备的条件</w:t>
            </w:r>
          </w:p>
          <w:p w14:paraId="5EACA0CE">
            <w:pPr>
              <w:spacing w:after="480" w:line="480" w:lineRule="atLeast"/>
              <w:ind w:left="560" w:right="560"/>
              <w:rPr>
                <w:rFonts w:hint="eastAsia"/>
              </w:rPr>
            </w:pPr>
            <w:r>
              <w:rPr>
                <w:rFonts w:hint="eastAsia"/>
              </w:rPr>
              <w:t>数据基础：</w:t>
            </w:r>
          </w:p>
          <w:p w14:paraId="1FA1DBC9">
            <w:pPr>
              <w:spacing w:after="480" w:line="480" w:lineRule="atLeast"/>
              <w:ind w:left="560" w:right="560"/>
              <w:rPr>
                <w:rFonts w:hint="eastAsia"/>
              </w:rPr>
            </w:pPr>
            <w:r>
              <w:rPr>
                <w:rFonts w:hint="eastAsia"/>
              </w:rPr>
              <w:t xml:space="preserve">    数字化文本库： 可获取上述提到的已数字化的历史文献库。</w:t>
            </w:r>
          </w:p>
          <w:p w14:paraId="1F798131">
            <w:pPr>
              <w:spacing w:after="480" w:line="480" w:lineRule="atLeast"/>
              <w:ind w:left="560" w:right="560"/>
              <w:rPr>
                <w:rFonts w:hint="eastAsia"/>
              </w:rPr>
            </w:pPr>
            <w:r>
              <w:rPr>
                <w:rFonts w:hint="eastAsia"/>
              </w:rPr>
              <w:t xml:space="preserve">   开源地理信息系统数据： 可以提供古代地形的近似高程、水系、距离等空间数据。</w:t>
            </w:r>
          </w:p>
          <w:p w14:paraId="135E001B">
            <w:pPr>
              <w:spacing w:after="480" w:line="480" w:lineRule="atLeast"/>
              <w:ind w:left="560" w:right="560"/>
              <w:rPr>
                <w:rFonts w:hint="eastAsia"/>
              </w:rPr>
            </w:pPr>
            <w:r>
              <w:rPr>
                <w:rFonts w:hint="eastAsia"/>
              </w:rPr>
              <w:t xml:space="preserve">    历史气候数据集： 通过树木年轮、冰芯等古气候学研究，可以提供某些时期和地区的粗略气候数据。</w:t>
            </w:r>
          </w:p>
          <w:p w14:paraId="1836D458">
            <w:pPr>
              <w:spacing w:after="480" w:line="480" w:lineRule="atLeast"/>
              <w:ind w:left="560" w:right="560"/>
              <w:rPr>
                <w:rFonts w:hint="eastAsia"/>
              </w:rPr>
            </w:pPr>
            <w:r>
              <w:rPr>
                <w:rFonts w:hint="eastAsia"/>
              </w:rPr>
              <w:t xml:space="preserve"> 技术工具与平台：</w:t>
            </w:r>
          </w:p>
          <w:p w14:paraId="0A7CE0DB">
            <w:pPr>
              <w:spacing w:after="480" w:line="480" w:lineRule="atLeast"/>
              <w:ind w:left="560" w:right="560"/>
              <w:rPr>
                <w:rFonts w:hint="eastAsia"/>
              </w:rPr>
            </w:pPr>
            <w:r>
              <w:rPr>
                <w:rFonts w:hint="eastAsia"/>
              </w:rPr>
              <w:t xml:space="preserve">    成熟的仿真平台： 如NetLogo, Repast Py, MASON等，它们为构建多智能体模型提供了强大且易用的框架。</w:t>
            </w:r>
          </w:p>
          <w:p w14:paraId="73CADD77">
            <w:pPr>
              <w:spacing w:after="480" w:line="480" w:lineRule="atLeast"/>
              <w:ind w:left="560" w:right="560"/>
              <w:rPr>
                <w:rFonts w:hint="eastAsia"/>
              </w:rPr>
            </w:pPr>
            <w:r>
              <w:rPr>
                <w:rFonts w:hint="eastAsia"/>
              </w:rPr>
              <w:t xml:space="preserve">    强大的数据分析与机器学习库： 如Python的Scikit-learn, Pandas, Numpy, TensorFlow/PyTorch等，可用于数据预处理、模式挖掘和构建智能体的决策模型。</w:t>
            </w:r>
          </w:p>
          <w:p w14:paraId="489F0901">
            <w:pPr>
              <w:spacing w:after="480" w:line="480" w:lineRule="atLeast"/>
              <w:ind w:left="560" w:right="560"/>
              <w:rPr>
                <w:rFonts w:hint="eastAsia"/>
              </w:rPr>
            </w:pPr>
            <w:r>
              <w:rPr>
                <w:rFonts w:hint="eastAsia"/>
              </w:rPr>
              <w:t xml:space="preserve">    自然语言处理工具包： 如NLTK, SpaCy， HanLP等，可用于从文本中进一步提取战略要素和关系。</w:t>
            </w:r>
          </w:p>
          <w:p w14:paraId="18293F10">
            <w:pPr>
              <w:spacing w:after="480" w:line="480" w:lineRule="atLeast"/>
              <w:ind w:left="560" w:right="560"/>
              <w:rPr>
                <w:rFonts w:hint="eastAsia"/>
              </w:rPr>
            </w:pPr>
            <w:r>
              <w:rPr>
                <w:rFonts w:hint="eastAsia"/>
              </w:rPr>
              <w:t xml:space="preserve"> 跨学科研究方法论：</w:t>
            </w:r>
          </w:p>
          <w:p w14:paraId="0164F82C">
            <w:pPr>
              <w:spacing w:after="480" w:line="480" w:lineRule="atLeast"/>
              <w:ind w:left="560" w:right="560"/>
              <w:rPr>
                <w:rFonts w:hint="eastAsia"/>
              </w:rPr>
            </w:pPr>
            <w:r>
              <w:rPr>
                <w:rFonts w:hint="eastAsia"/>
              </w:rPr>
              <w:t xml:space="preserve">    “历史信息学” 作为一个新兴领域，已经形成了一套将计算方法应用于历史研究的范式，为本项目提供了方法论指导。</w:t>
            </w:r>
          </w:p>
          <w:p w14:paraId="19915BAC">
            <w:pPr>
              <w:spacing w:line="480" w:lineRule="atLeast"/>
              <w:ind w:firstLine="480"/>
              <w:rPr>
                <w:rFonts w:hint="eastAsia"/>
              </w:rPr>
            </w:pPr>
            <w:r>
              <w:rPr>
                <w:rFonts w:hint="eastAsia"/>
              </w:rPr>
              <w:t>复杂性科学 提供了理解战略系统动态性、非线性和涌现性的理论视角。</w:t>
            </w:r>
          </w:p>
          <w:p w14:paraId="787684FD">
            <w:pPr>
              <w:spacing w:line="480" w:lineRule="atLeast"/>
              <w:ind w:hanging="20"/>
              <w:rPr>
                <w:rFonts w:hint="eastAsia"/>
              </w:rPr>
            </w:pPr>
            <w:r>
              <w:rPr>
                <w:rFonts w:hint="eastAsia"/>
              </w:rPr>
              <w:t>二．尚缺少的条件及解决方法</w:t>
            </w:r>
          </w:p>
          <w:p w14:paraId="75D8C964">
            <w:pPr>
              <w:numPr>
                <w:ilvl w:val="0"/>
                <w:numId w:val="8"/>
              </w:numPr>
              <w:spacing w:after="480" w:line="480" w:lineRule="atLeast"/>
              <w:ind w:right="560"/>
              <w:rPr>
                <w:rFonts w:hint="eastAsia"/>
              </w:rPr>
            </w:pPr>
            <w:r>
              <w:rPr>
                <w:rFonts w:hint="eastAsia"/>
                <w:b/>
                <w:bCs/>
              </w:rPr>
              <w:t>史料整合与数字化平台构建</w:t>
            </w:r>
            <w:r>
              <w:rPr>
                <w:rFonts w:hint="eastAsia"/>
              </w:rPr>
              <w:t>：王家台秦简战术公式、《孙子兵法》量化原则等史料资源呈碎片化分布，缺乏系统整合。需搭建“古代战略决策量化分析数据库”，运用数字人文技术标引关联分散史料，建立跨时代量化概念谱系，支撑多时期量化思维的印证与比较。</w:t>
            </w:r>
          </w:p>
          <w:p w14:paraId="18B30415">
            <w:pPr>
              <w:numPr>
                <w:ilvl w:val="0"/>
                <w:numId w:val="8"/>
              </w:numPr>
              <w:spacing w:after="480" w:line="480" w:lineRule="atLeast"/>
              <w:ind w:left="1280" w:right="1120"/>
              <w:rPr>
                <w:rFonts w:hint="eastAsia"/>
              </w:rPr>
            </w:pPr>
            <w:r>
              <w:rPr>
                <w:rFonts w:hint="eastAsia"/>
                <w:b/>
                <w:bCs/>
              </w:rPr>
              <w:t>跨学科理论框架融合</w:t>
            </w:r>
            <w:r>
              <w:rPr>
                <w:rFonts w:hint="eastAsia"/>
              </w:rPr>
              <w:t>：当前研究多局限于单一学科视角，如秦代“参伍之验”与现代决策理论的关联未充分挖掘。应构建贯通古今的综合框架，将“庙算”等古代量化理念与贝叶斯决策、系统动力学等现代理论结合，搭建古今智慧对话平台。组建跨学科团队，通过专题研讨、联合设计方案等方式打破学科壁垒，实现深度交叉融合。</w:t>
            </w:r>
          </w:p>
          <w:p w14:paraId="545718CF">
            <w:pPr>
              <w:numPr>
                <w:ilvl w:val="0"/>
                <w:numId w:val="8"/>
              </w:numPr>
              <w:spacing w:after="480" w:line="480" w:lineRule="atLeast"/>
              <w:ind w:right="560"/>
              <w:rPr>
                <w:rFonts w:hint="eastAsia"/>
              </w:rPr>
            </w:pPr>
            <w:r>
              <w:rPr>
                <w:rFonts w:hint="eastAsia"/>
                <w:b/>
                <w:bCs/>
              </w:rPr>
              <w:t>古今对照验证体系建立</w:t>
            </w:r>
            <w:r>
              <w:rPr>
                <w:rFonts w:hint="eastAsia"/>
              </w:rPr>
              <w:t>：现有研究侧重历史描述，缺乏现代验证环节，如“开中法”财政体系未结合现代实践检验。需选取企业资源分配、危机管理等现代场景开展对照试验，验证古代决策原则的当代适用性，实现古今双向启发。</w:t>
            </w:r>
          </w:p>
          <w:p w14:paraId="2C5F940B">
            <w:pPr>
              <w:numPr>
                <w:ilvl w:val="0"/>
                <w:numId w:val="8"/>
              </w:numPr>
              <w:spacing w:after="480" w:line="480" w:lineRule="atLeast"/>
              <w:ind w:right="560"/>
              <w:rPr>
                <w:rFonts w:hint="eastAsia"/>
              </w:rPr>
            </w:pPr>
            <w:r>
              <w:rPr>
                <w:rFonts w:hint="eastAsia"/>
                <w:b/>
                <w:bCs/>
              </w:rPr>
              <w:t>国际视野与比较研究拓展</w:t>
            </w:r>
            <w:r>
              <w:rPr>
                <w:rFonts w:hint="eastAsia"/>
              </w:rPr>
              <w:t>：研究多聚焦中国经验，缺乏国际对比，如中西方古代测量技术的差异未深入探讨。应将中国古代量化传统置于全球视野下，通过对比古希腊等文明的量化方法，揭示其独特价值与普遍意义。</w:t>
            </w:r>
          </w:p>
        </w:tc>
      </w:tr>
    </w:tbl>
    <w:p w14:paraId="66D9FA19">
      <w:pPr>
        <w:pStyle w:val="5"/>
        <w:spacing w:line="600" w:lineRule="atLeast"/>
        <w:textAlignment w:val="center"/>
        <w:rPr>
          <w:rFonts w:hint="eastAsia" w:ascii="黑体" w:hAnsi="黑体" w:eastAsia="黑体"/>
        </w:rPr>
      </w:pPr>
      <w:r>
        <w:rPr>
          <w:rFonts w:hint="eastAsia" w:ascii="黑体" w:hAnsi="黑体" w:eastAsia="黑体"/>
          <w:b/>
          <w:bCs/>
        </w:rPr>
        <w:t xml:space="preserve">三、 经费预算 </w:t>
      </w:r>
    </w:p>
    <w:tbl>
      <w:tblPr>
        <w:tblStyle w:val="16"/>
        <w:tblW w:w="5000" w:type="pct"/>
        <w:tblInd w:w="0" w:type="dxa"/>
        <w:tblLayout w:type="autofit"/>
        <w:tblCellMar>
          <w:top w:w="0" w:type="dxa"/>
          <w:left w:w="108" w:type="dxa"/>
          <w:bottom w:w="0" w:type="dxa"/>
          <w:right w:w="108" w:type="dxa"/>
        </w:tblCellMar>
      </w:tblPr>
      <w:tblGrid>
        <w:gridCol w:w="3248"/>
        <w:gridCol w:w="1952"/>
        <w:gridCol w:w="1125"/>
        <w:gridCol w:w="1528"/>
        <w:gridCol w:w="1527"/>
      </w:tblGrid>
      <w:tr w14:paraId="61F0A24D">
        <w:tblPrEx>
          <w:tblCellMar>
            <w:top w:w="0" w:type="dxa"/>
            <w:left w:w="108" w:type="dxa"/>
            <w:bottom w:w="0" w:type="dxa"/>
            <w:right w:w="108" w:type="dxa"/>
          </w:tblCellMar>
        </w:tblPrEx>
        <w:trPr>
          <w:tblHeader/>
        </w:trPr>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535C76AF">
            <w:pPr>
              <w:jc w:val="center"/>
              <w:rPr>
                <w:rFonts w:hint="eastAsia"/>
                <w:b/>
                <w:bCs/>
              </w:rPr>
            </w:pPr>
            <w:r>
              <w:rPr>
                <w:rFonts w:hint="eastAsia"/>
                <w:b/>
                <w:bCs/>
              </w:rPr>
              <w:t xml:space="preserve">开支科目 </w:t>
            </w:r>
          </w:p>
        </w:tc>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D41FD1B">
            <w:pPr>
              <w:jc w:val="center"/>
              <w:rPr>
                <w:rFonts w:hint="eastAsia"/>
                <w:b/>
                <w:bCs/>
              </w:rPr>
            </w:pPr>
            <w:r>
              <w:rPr>
                <w:rFonts w:hint="eastAsia"/>
                <w:b/>
                <w:bCs/>
              </w:rPr>
              <w:t xml:space="preserve">预算经费（元） </w:t>
            </w:r>
          </w:p>
        </w:tc>
        <w:tc>
          <w:tcPr>
            <w:tcW w:w="0" w:type="auto"/>
            <w:vMerge w:val="restart"/>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797AD02">
            <w:pPr>
              <w:jc w:val="center"/>
              <w:rPr>
                <w:rFonts w:hint="eastAsia"/>
                <w:b/>
                <w:bCs/>
              </w:rPr>
            </w:pPr>
            <w:r>
              <w:rPr>
                <w:rFonts w:hint="eastAsia"/>
                <w:b/>
                <w:bCs/>
              </w:rPr>
              <w:t xml:space="preserve">主要用途 </w:t>
            </w:r>
          </w:p>
        </w:tc>
        <w:tc>
          <w:tcPr>
            <w:tcW w:w="0" w:type="auto"/>
            <w:gridSpan w:val="2"/>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60D4E20B">
            <w:pPr>
              <w:jc w:val="center"/>
              <w:rPr>
                <w:rFonts w:hint="eastAsia"/>
                <w:b/>
                <w:bCs/>
              </w:rPr>
            </w:pPr>
            <w:r>
              <w:rPr>
                <w:rFonts w:hint="eastAsia"/>
                <w:b/>
                <w:bCs/>
              </w:rPr>
              <w:t xml:space="preserve">阶段下达经费计划（元） </w:t>
            </w:r>
          </w:p>
        </w:tc>
      </w:tr>
      <w:tr w14:paraId="6FED37DC">
        <w:tblPrEx>
          <w:tblCellMar>
            <w:top w:w="0" w:type="dxa"/>
            <w:left w:w="108" w:type="dxa"/>
            <w:bottom w:w="0" w:type="dxa"/>
            <w:right w:w="108" w:type="dxa"/>
          </w:tblCellMar>
        </w:tblPrEx>
        <w:trPr>
          <w:tblHeader/>
        </w:trPr>
        <w:tc>
          <w:tcPr>
            <w:tcW w:w="0" w:type="auto"/>
            <w:vMerge w:val="continue"/>
            <w:tcBorders>
              <w:top w:val="single" w:color="auto" w:sz="8" w:space="0"/>
              <w:left w:val="single" w:color="auto" w:sz="8" w:space="0"/>
              <w:bottom w:val="single" w:color="auto" w:sz="8" w:space="0"/>
              <w:right w:val="single" w:color="auto" w:sz="8" w:space="0"/>
            </w:tcBorders>
            <w:vAlign w:val="center"/>
          </w:tcPr>
          <w:p w14:paraId="678F49CC">
            <w:pPr>
              <w:rPr>
                <w:rFonts w:hint="eastAsia"/>
                <w:b/>
                <w:bCs/>
              </w:rPr>
            </w:pPr>
          </w:p>
        </w:tc>
        <w:tc>
          <w:tcPr>
            <w:tcW w:w="0" w:type="auto"/>
            <w:vMerge w:val="continue"/>
            <w:tcBorders>
              <w:top w:val="single" w:color="auto" w:sz="8" w:space="0"/>
              <w:left w:val="single" w:color="auto" w:sz="8" w:space="0"/>
              <w:bottom w:val="single" w:color="auto" w:sz="8" w:space="0"/>
              <w:right w:val="single" w:color="auto" w:sz="8" w:space="0"/>
            </w:tcBorders>
            <w:vAlign w:val="center"/>
          </w:tcPr>
          <w:p w14:paraId="7F0F118A">
            <w:pPr>
              <w:rPr>
                <w:rFonts w:hint="eastAsia"/>
                <w:b/>
                <w:bCs/>
              </w:rPr>
            </w:pPr>
          </w:p>
        </w:tc>
        <w:tc>
          <w:tcPr>
            <w:tcW w:w="0" w:type="auto"/>
            <w:vMerge w:val="continue"/>
            <w:tcBorders>
              <w:top w:val="single" w:color="auto" w:sz="8" w:space="0"/>
              <w:left w:val="single" w:color="auto" w:sz="8" w:space="0"/>
              <w:bottom w:val="single" w:color="auto" w:sz="8" w:space="0"/>
              <w:right w:val="single" w:color="auto" w:sz="8" w:space="0"/>
            </w:tcBorders>
            <w:vAlign w:val="center"/>
          </w:tcPr>
          <w:p w14:paraId="0020D3B2">
            <w:pPr>
              <w:rPr>
                <w:rFonts w:hint="eastAsia"/>
                <w:b/>
                <w:bCs/>
              </w:rPr>
            </w:pPr>
          </w:p>
        </w:tc>
        <w:tc>
          <w:tcPr>
            <w:tcW w:w="0" w:type="auto"/>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0666112F">
            <w:pPr>
              <w:jc w:val="center"/>
              <w:rPr>
                <w:rFonts w:hint="eastAsia"/>
                <w:b/>
                <w:bCs/>
              </w:rPr>
            </w:pPr>
            <w:r>
              <w:rPr>
                <w:rFonts w:hint="eastAsia"/>
                <w:b/>
                <w:bCs/>
              </w:rPr>
              <w:t>前半阶段</w:t>
            </w:r>
          </w:p>
        </w:tc>
        <w:tc>
          <w:tcPr>
            <w:tcW w:w="0" w:type="auto"/>
            <w:tcBorders>
              <w:top w:val="single" w:color="auto" w:sz="8" w:space="0"/>
              <w:left w:val="single" w:color="auto" w:sz="8" w:space="0"/>
              <w:bottom w:val="single" w:color="auto" w:sz="8" w:space="0"/>
              <w:right w:val="single" w:color="auto" w:sz="8" w:space="0"/>
            </w:tcBorders>
            <w:tcMar>
              <w:top w:w="120" w:type="dxa"/>
              <w:left w:w="0" w:type="dxa"/>
              <w:bottom w:w="120" w:type="dxa"/>
              <w:right w:w="0" w:type="dxa"/>
            </w:tcMar>
            <w:vAlign w:val="center"/>
          </w:tcPr>
          <w:p w14:paraId="14ADF06D">
            <w:pPr>
              <w:jc w:val="center"/>
              <w:rPr>
                <w:rFonts w:hint="eastAsia"/>
                <w:b/>
                <w:bCs/>
              </w:rPr>
            </w:pPr>
            <w:r>
              <w:rPr>
                <w:rFonts w:hint="eastAsia"/>
                <w:b/>
                <w:bCs/>
              </w:rPr>
              <w:t>后半阶段</w:t>
            </w:r>
          </w:p>
        </w:tc>
      </w:tr>
      <w:tr w14:paraId="339353AD">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A84D7A9">
            <w:pPr>
              <w:rPr>
                <w:rFonts w:hint="eastAsia"/>
              </w:rPr>
            </w:pPr>
            <w:r>
              <w:rPr>
                <w:rFonts w:hint="eastAsia"/>
              </w:rPr>
              <w:t xml:space="preserve">预算经费总额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55263CE">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4CBC7F3">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8C2A79F">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EA53948">
            <w:pPr>
              <w:jc w:val="center"/>
              <w:rPr>
                <w:rFonts w:hint="eastAsia"/>
              </w:rPr>
            </w:pPr>
            <w:r>
              <w:rPr>
                <w:rFonts w:hint="eastAsia"/>
              </w:rPr>
              <w:t xml:space="preserve">0.00 </w:t>
            </w:r>
          </w:p>
        </w:tc>
      </w:tr>
      <w:tr w14:paraId="3B3F9E2F">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5FDE97E">
            <w:pPr>
              <w:rPr>
                <w:rFonts w:hint="eastAsia"/>
              </w:rPr>
            </w:pPr>
            <w:r>
              <w:rPr>
                <w:rFonts w:hint="eastAsia"/>
              </w:rPr>
              <w:t xml:space="preserve">1. 业务费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8F351D9">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997F22F">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532D4AF">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A160EB8">
            <w:pPr>
              <w:jc w:val="center"/>
              <w:rPr>
                <w:rFonts w:hint="eastAsia"/>
              </w:rPr>
            </w:pPr>
            <w:r>
              <w:rPr>
                <w:rFonts w:hint="eastAsia"/>
              </w:rPr>
              <w:t xml:space="preserve">0.00 </w:t>
            </w:r>
          </w:p>
        </w:tc>
      </w:tr>
      <w:tr w14:paraId="6BABF9D5">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2A435F0">
            <w:pPr>
              <w:rPr>
                <w:rFonts w:hint="eastAsia"/>
              </w:rPr>
            </w:pPr>
            <w:r>
              <w:rPr>
                <w:rFonts w:hint="eastAsia"/>
              </w:rPr>
              <w:t xml:space="preserve">（1）计算、分析、测试费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0B5E8E4">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DB44F38">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94FC966">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4EE0E6A">
            <w:pPr>
              <w:jc w:val="center"/>
              <w:rPr>
                <w:rFonts w:hint="eastAsia"/>
              </w:rPr>
            </w:pPr>
            <w:r>
              <w:rPr>
                <w:rFonts w:hint="eastAsia"/>
              </w:rPr>
              <w:t xml:space="preserve">0.00 </w:t>
            </w:r>
          </w:p>
        </w:tc>
      </w:tr>
      <w:tr w14:paraId="75E4D184">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F9C4E00">
            <w:pPr>
              <w:rPr>
                <w:rFonts w:hint="eastAsia"/>
              </w:rPr>
            </w:pPr>
            <w:r>
              <w:rPr>
                <w:rFonts w:hint="eastAsia"/>
              </w:rPr>
              <w:t xml:space="preserve">（2）能源动力费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A6925F2">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EE1ADD9">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2D73E1E">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676C808">
            <w:pPr>
              <w:jc w:val="center"/>
              <w:rPr>
                <w:rFonts w:hint="eastAsia"/>
              </w:rPr>
            </w:pPr>
            <w:r>
              <w:rPr>
                <w:rFonts w:hint="eastAsia"/>
              </w:rPr>
              <w:t xml:space="preserve">0.00 </w:t>
            </w:r>
          </w:p>
        </w:tc>
      </w:tr>
      <w:tr w14:paraId="49A0C8F2">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646A365">
            <w:pPr>
              <w:rPr>
                <w:rFonts w:hint="eastAsia"/>
              </w:rPr>
            </w:pPr>
            <w:r>
              <w:rPr>
                <w:rFonts w:hint="eastAsia"/>
              </w:rPr>
              <w:t xml:space="preserve">（3）会议、差旅费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EF75001">
            <w:pPr>
              <w:jc w:val="center"/>
              <w:rPr>
                <w:rFonts w:hint="eastAsia"/>
              </w:rPr>
            </w:pPr>
            <w:ins w:id="121" w:author="吴新伟" w:date="2025-11-26T20:36:23Z">
              <w:r>
                <w:rPr>
                  <w:rFonts w:hint="eastAsia"/>
                  <w:lang w:val="en-US" w:eastAsia="zh-CN"/>
                </w:rPr>
                <w:t>30</w:t>
              </w:r>
            </w:ins>
            <w:ins w:id="122" w:author="吴新伟" w:date="2025-11-26T20:36:24Z">
              <w:r>
                <w:rPr>
                  <w:rFonts w:hint="eastAsia"/>
                  <w:lang w:val="en-US" w:eastAsia="zh-CN"/>
                </w:rPr>
                <w:t>00</w:t>
              </w:r>
            </w:ins>
            <w:del w:id="123" w:author="吴新伟" w:date="2025-11-26T20:36:22Z">
              <w:r>
                <w:rPr>
                  <w:rFonts w:hint="eastAsia"/>
                </w:rPr>
                <w:delText>0</w:delText>
              </w:r>
            </w:del>
            <w:r>
              <w:rPr>
                <w:rFonts w:hint="eastAsia"/>
              </w:rPr>
              <w:t xml:space="preserve">.00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0C508EF">
            <w:pPr>
              <w:jc w:val="center"/>
              <w:rPr>
                <w:rFonts w:hint="eastAsia"/>
              </w:rPr>
            </w:pPr>
            <w:bookmarkStart w:id="0" w:name="_GoBack"/>
            <w:bookmarkEnd w:id="0"/>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1F4991C">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FA28A4E">
            <w:pPr>
              <w:jc w:val="center"/>
              <w:rPr>
                <w:rFonts w:hint="eastAsia"/>
              </w:rPr>
            </w:pPr>
            <w:del w:id="124" w:author="吴新伟" w:date="2025-11-26T20:36:28Z">
              <w:r>
                <w:rPr>
                  <w:rFonts w:hint="default"/>
                  <w:lang w:val="en-US"/>
                </w:rPr>
                <w:delText>0</w:delText>
              </w:r>
            </w:del>
            <w:ins w:id="125" w:author="吴新伟" w:date="2025-11-26T20:36:28Z">
              <w:r>
                <w:rPr>
                  <w:rFonts w:hint="eastAsia"/>
                  <w:lang w:val="en-US" w:eastAsia="zh-CN"/>
                </w:rPr>
                <w:t>30</w:t>
              </w:r>
            </w:ins>
            <w:ins w:id="126" w:author="吴新伟" w:date="2025-11-26T20:36:29Z">
              <w:r>
                <w:rPr>
                  <w:rFonts w:hint="eastAsia"/>
                  <w:lang w:val="en-US" w:eastAsia="zh-CN"/>
                </w:rPr>
                <w:t>00</w:t>
              </w:r>
            </w:ins>
            <w:r>
              <w:rPr>
                <w:rFonts w:hint="eastAsia"/>
              </w:rPr>
              <w:t xml:space="preserve">.00 </w:t>
            </w:r>
          </w:p>
        </w:tc>
      </w:tr>
      <w:tr w14:paraId="1F4FE6DC">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849DA6F">
            <w:pPr>
              <w:rPr>
                <w:rFonts w:hint="eastAsia"/>
              </w:rPr>
            </w:pPr>
            <w:r>
              <w:rPr>
                <w:rFonts w:hint="eastAsia"/>
              </w:rPr>
              <w:t xml:space="preserve">（4）文献检索费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44DAB18">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2A9783C">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A765856">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9279A1C">
            <w:pPr>
              <w:jc w:val="center"/>
              <w:rPr>
                <w:rFonts w:hint="eastAsia"/>
              </w:rPr>
            </w:pPr>
            <w:r>
              <w:rPr>
                <w:rFonts w:hint="eastAsia"/>
              </w:rPr>
              <w:t xml:space="preserve">0.00 </w:t>
            </w:r>
          </w:p>
        </w:tc>
      </w:tr>
      <w:tr w14:paraId="72D1A092">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75852B9">
            <w:pPr>
              <w:rPr>
                <w:rFonts w:hint="eastAsia"/>
              </w:rPr>
            </w:pPr>
            <w:r>
              <w:rPr>
                <w:rFonts w:hint="eastAsia"/>
              </w:rPr>
              <w:t xml:space="preserve">（5）论文出版费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26A6403">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68BBB00">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991EF33">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E926FA4">
            <w:pPr>
              <w:jc w:val="center"/>
              <w:rPr>
                <w:rFonts w:hint="eastAsia"/>
              </w:rPr>
            </w:pPr>
            <w:r>
              <w:rPr>
                <w:rFonts w:hint="eastAsia"/>
              </w:rPr>
              <w:t xml:space="preserve">0.00 </w:t>
            </w:r>
          </w:p>
        </w:tc>
      </w:tr>
      <w:tr w14:paraId="2CFD5284">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F09F181">
            <w:pPr>
              <w:rPr>
                <w:rFonts w:hint="eastAsia"/>
              </w:rPr>
            </w:pPr>
            <w:r>
              <w:rPr>
                <w:rFonts w:hint="eastAsia"/>
              </w:rPr>
              <w:t xml:space="preserve">2. 仪器设备购置费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B82D46D">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51C4F76">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A213110">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66432CA">
            <w:pPr>
              <w:jc w:val="center"/>
              <w:rPr>
                <w:rFonts w:hint="eastAsia"/>
              </w:rPr>
            </w:pPr>
            <w:r>
              <w:rPr>
                <w:rFonts w:hint="eastAsia"/>
              </w:rPr>
              <w:t xml:space="preserve">0.00 </w:t>
            </w:r>
          </w:p>
        </w:tc>
      </w:tr>
      <w:tr w14:paraId="70B791F6">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D535159">
            <w:pPr>
              <w:rPr>
                <w:rFonts w:hint="eastAsia"/>
              </w:rPr>
            </w:pPr>
            <w:r>
              <w:rPr>
                <w:rFonts w:hint="eastAsia"/>
              </w:rPr>
              <w:t xml:space="preserve">3. 实验装置试制费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0646A12">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7460ADB">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51B56FE">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54E5032C">
            <w:pPr>
              <w:jc w:val="center"/>
              <w:rPr>
                <w:rFonts w:hint="eastAsia"/>
              </w:rPr>
            </w:pPr>
            <w:r>
              <w:rPr>
                <w:rFonts w:hint="eastAsia"/>
              </w:rPr>
              <w:t xml:space="preserve">0.00 </w:t>
            </w:r>
          </w:p>
        </w:tc>
      </w:tr>
      <w:tr w14:paraId="2E6D67B2">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D67888C">
            <w:pPr>
              <w:rPr>
                <w:rFonts w:hint="eastAsia"/>
              </w:rPr>
            </w:pPr>
            <w:r>
              <w:rPr>
                <w:rFonts w:hint="eastAsia"/>
              </w:rPr>
              <w:t xml:space="preserve">4. 材料费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7EE3835">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28EEF876">
            <w:pPr>
              <w:jc w:val="center"/>
              <w:rPr>
                <w:rFonts w:hint="eastAsia"/>
              </w:rPr>
            </w:pPr>
            <w:r>
              <w:rPr>
                <w:rFonts w:hint="eastAsia"/>
              </w:rPr>
              <w:t xml:space="preserve">无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72BE8AF9">
            <w:pPr>
              <w:jc w:val="center"/>
              <w:rPr>
                <w:rFonts w:hint="eastAsia"/>
              </w:rPr>
            </w:pPr>
            <w:r>
              <w:rPr>
                <w:rFonts w:hint="eastAsia"/>
              </w:rPr>
              <w:t xml:space="preserve">0.00 </w:t>
            </w:r>
          </w:p>
        </w:tc>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12E676EF">
            <w:pPr>
              <w:jc w:val="center"/>
              <w:rPr>
                <w:rFonts w:hint="eastAsia"/>
              </w:rPr>
            </w:pPr>
            <w:r>
              <w:rPr>
                <w:rFonts w:hint="eastAsia"/>
              </w:rPr>
              <w:t xml:space="preserve">0.00 </w:t>
            </w:r>
          </w:p>
        </w:tc>
      </w:tr>
      <w:tr w14:paraId="4209DDB4">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362FEC55">
            <w:pPr>
              <w:jc w:val="center"/>
              <w:rPr>
                <w:rFonts w:hint="eastAsia"/>
              </w:rPr>
            </w:pPr>
            <w:r>
              <w:rPr>
                <w:rFonts w:hint="eastAsia"/>
                <w:b/>
                <w:bCs/>
              </w:rPr>
              <w:t>学校拨款</w:t>
            </w:r>
            <w:r>
              <w:rPr>
                <w:rFonts w:hint="eastAsia"/>
              </w:rPr>
              <w:t xml:space="preserve"> </w:t>
            </w:r>
          </w:p>
        </w:tc>
        <w:tc>
          <w:tcPr>
            <w:tcW w:w="0" w:type="auto"/>
            <w:gridSpan w:val="4"/>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78A5C75">
            <w:pPr>
              <w:rPr>
                <w:rFonts w:hint="eastAsia"/>
              </w:rPr>
            </w:pPr>
          </w:p>
        </w:tc>
      </w:tr>
      <w:tr w14:paraId="20373CE3">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F8B1D22">
            <w:pPr>
              <w:jc w:val="center"/>
              <w:rPr>
                <w:rFonts w:hint="eastAsia"/>
              </w:rPr>
            </w:pPr>
            <w:r>
              <w:rPr>
                <w:rFonts w:hint="eastAsia"/>
                <w:b/>
                <w:bCs/>
              </w:rPr>
              <w:t>财政拨款</w:t>
            </w:r>
            <w:r>
              <w:rPr>
                <w:rFonts w:hint="eastAsia"/>
              </w:rPr>
              <w:t xml:space="preserve"> </w:t>
            </w:r>
          </w:p>
        </w:tc>
        <w:tc>
          <w:tcPr>
            <w:tcW w:w="0" w:type="auto"/>
            <w:gridSpan w:val="4"/>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66E9538D">
            <w:pPr>
              <w:rPr>
                <w:rFonts w:hint="eastAsia"/>
              </w:rPr>
            </w:pPr>
          </w:p>
        </w:tc>
      </w:tr>
    </w:tbl>
    <w:p w14:paraId="0227A331">
      <w:pPr>
        <w:pStyle w:val="5"/>
        <w:spacing w:line="600" w:lineRule="atLeast"/>
        <w:textAlignment w:val="center"/>
        <w:rPr>
          <w:rFonts w:hint="eastAsia" w:ascii="黑体" w:hAnsi="黑体" w:eastAsia="黑体" w:cs="宋体"/>
        </w:rPr>
      </w:pPr>
      <w:r>
        <w:rPr>
          <w:rFonts w:hint="eastAsia" w:ascii="黑体" w:hAnsi="黑体" w:eastAsia="黑体"/>
          <w:b/>
          <w:bCs/>
        </w:rPr>
        <w:t xml:space="preserve">四、 项目组成员签名 </w:t>
      </w:r>
    </w:p>
    <w:tbl>
      <w:tblPr>
        <w:tblStyle w:val="16"/>
        <w:tblW w:w="5000" w:type="pct"/>
        <w:tblInd w:w="0" w:type="dxa"/>
        <w:tblLayout w:type="autofit"/>
        <w:tblCellMar>
          <w:top w:w="0" w:type="dxa"/>
          <w:left w:w="108" w:type="dxa"/>
          <w:bottom w:w="0" w:type="dxa"/>
          <w:right w:w="108" w:type="dxa"/>
        </w:tblCellMar>
      </w:tblPr>
      <w:tblGrid>
        <w:gridCol w:w="9440"/>
      </w:tblGrid>
      <w:tr w14:paraId="26BE469F">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5AC304B">
            <w:pPr>
              <w:rPr>
                <w:rFonts w:hint="eastAsia"/>
              </w:rPr>
            </w:pPr>
            <w:r>
              <w:rPr>
                <w:rFonts w:hint="eastAsia"/>
              </w:rPr>
              <w:t xml:space="preserve">  </w:t>
            </w:r>
          </w:p>
          <w:p w14:paraId="79C58E81">
            <w:pPr>
              <w:rPr>
                <w:rFonts w:hint="eastAsia"/>
              </w:rPr>
            </w:pPr>
            <w:r>
              <w:rPr>
                <w:rFonts w:hint="eastAsia"/>
              </w:rPr>
              <w:t xml:space="preserve">  </w:t>
            </w:r>
          </w:p>
          <w:p w14:paraId="2AF8D2DE">
            <w:pPr>
              <w:rPr>
                <w:rFonts w:hint="eastAsia"/>
              </w:rPr>
            </w:pPr>
            <w:r>
              <w:rPr>
                <w:rFonts w:hint="eastAsia"/>
              </w:rPr>
              <w:t xml:space="preserve">  </w:t>
            </w:r>
          </w:p>
        </w:tc>
      </w:tr>
    </w:tbl>
    <w:p w14:paraId="6CA80F89">
      <w:pPr>
        <w:pStyle w:val="5"/>
        <w:spacing w:line="600" w:lineRule="atLeast"/>
        <w:textAlignment w:val="center"/>
        <w:rPr>
          <w:rFonts w:hint="eastAsia" w:ascii="黑体" w:hAnsi="黑体" w:eastAsia="黑体"/>
        </w:rPr>
      </w:pPr>
      <w:r>
        <w:rPr>
          <w:rFonts w:hint="eastAsia" w:ascii="黑体" w:hAnsi="黑体" w:eastAsia="黑体"/>
          <w:b/>
          <w:bCs/>
        </w:rPr>
        <w:t xml:space="preserve">五、 指导教师意见 </w:t>
      </w:r>
    </w:p>
    <w:tbl>
      <w:tblPr>
        <w:tblStyle w:val="16"/>
        <w:tblW w:w="5000" w:type="pct"/>
        <w:tblInd w:w="0" w:type="dxa"/>
        <w:tblLayout w:type="autofit"/>
        <w:tblCellMar>
          <w:top w:w="0" w:type="dxa"/>
          <w:left w:w="108" w:type="dxa"/>
          <w:bottom w:w="0" w:type="dxa"/>
          <w:right w:w="108" w:type="dxa"/>
        </w:tblCellMar>
      </w:tblPr>
      <w:tblGrid>
        <w:gridCol w:w="9440"/>
      </w:tblGrid>
      <w:tr w14:paraId="6C0CC4E8">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668E971">
            <w:pPr>
              <w:rPr>
                <w:rFonts w:hint="eastAsia"/>
              </w:rPr>
            </w:pPr>
            <w:r>
              <w:rPr>
                <w:rFonts w:hint="eastAsia"/>
              </w:rPr>
              <w:t xml:space="preserve">  </w:t>
            </w:r>
          </w:p>
          <w:p w14:paraId="01D05278">
            <w:pPr>
              <w:jc w:val="right"/>
              <w:rPr>
                <w:rFonts w:hint="eastAsia" w:ascii="仿宋" w:hAnsi="仿宋" w:eastAsia="仿宋"/>
                <w:b/>
                <w:bCs/>
              </w:rPr>
            </w:pPr>
            <w:r>
              <w:rPr>
                <w:rFonts w:hint="eastAsia" w:ascii="仿宋" w:hAnsi="仿宋" w:eastAsia="仿宋"/>
                <w:b/>
                <w:bCs/>
              </w:rPr>
              <w:t>导师（签章）：</w:t>
            </w:r>
          </w:p>
          <w:p w14:paraId="2FF884D6">
            <w:pPr>
              <w:jc w:val="right"/>
              <w:rPr>
                <w:rFonts w:hint="eastAsia" w:ascii="仿宋" w:hAnsi="仿宋" w:eastAsia="仿宋"/>
                <w:b/>
                <w:bCs/>
              </w:rPr>
            </w:pPr>
            <w:r>
              <w:rPr>
                <w:rFonts w:ascii="Calibri" w:hAnsi="Calibri" w:eastAsia="仿宋" w:cs="Calibri"/>
                <w:b/>
                <w:bCs/>
              </w:rPr>
              <w:t>  </w:t>
            </w:r>
            <w:r>
              <w:rPr>
                <w:rFonts w:hint="eastAsia" w:ascii="仿宋" w:hAnsi="仿宋" w:eastAsia="仿宋"/>
                <w:b/>
                <w:bCs/>
              </w:rPr>
              <w:t>年</w:t>
            </w:r>
            <w:r>
              <w:rPr>
                <w:rFonts w:ascii="Calibri" w:hAnsi="Calibri" w:eastAsia="仿宋" w:cs="Calibri"/>
                <w:b/>
                <w:bCs/>
              </w:rPr>
              <w:t>        </w:t>
            </w:r>
            <w:r>
              <w:rPr>
                <w:rFonts w:hint="eastAsia" w:ascii="仿宋" w:hAnsi="仿宋" w:eastAsia="仿宋"/>
                <w:b/>
                <w:bCs/>
              </w:rPr>
              <w:t>月</w:t>
            </w:r>
            <w:r>
              <w:rPr>
                <w:rFonts w:ascii="Calibri" w:hAnsi="Calibri" w:eastAsia="仿宋" w:cs="Calibri"/>
                <w:b/>
                <w:bCs/>
              </w:rPr>
              <w:t>        </w:t>
            </w:r>
            <w:r>
              <w:rPr>
                <w:rFonts w:hint="eastAsia" w:ascii="仿宋" w:hAnsi="仿宋" w:eastAsia="仿宋"/>
                <w:b/>
                <w:bCs/>
              </w:rPr>
              <w:t>日</w:t>
            </w:r>
            <w:r>
              <w:rPr>
                <w:rFonts w:ascii="Calibri" w:hAnsi="Calibri" w:eastAsia="仿宋" w:cs="Calibri"/>
                <w:b/>
                <w:bCs/>
              </w:rPr>
              <w:t>  </w:t>
            </w:r>
          </w:p>
        </w:tc>
      </w:tr>
    </w:tbl>
    <w:p w14:paraId="40EAEDD8">
      <w:pPr>
        <w:pStyle w:val="5"/>
        <w:spacing w:line="600" w:lineRule="atLeast"/>
        <w:textAlignment w:val="center"/>
        <w:rPr>
          <w:rFonts w:hint="eastAsia" w:ascii="黑体" w:hAnsi="黑体" w:eastAsia="黑体"/>
        </w:rPr>
      </w:pPr>
      <w:r>
        <w:rPr>
          <w:rFonts w:hint="eastAsia" w:ascii="黑体" w:hAnsi="黑体" w:eastAsia="黑体"/>
          <w:b/>
          <w:bCs/>
        </w:rPr>
        <w:t xml:space="preserve">六、 院系推荐意见 </w:t>
      </w:r>
    </w:p>
    <w:tbl>
      <w:tblPr>
        <w:tblStyle w:val="16"/>
        <w:tblW w:w="5000" w:type="pct"/>
        <w:tblInd w:w="0" w:type="dxa"/>
        <w:tblLayout w:type="autofit"/>
        <w:tblCellMar>
          <w:top w:w="0" w:type="dxa"/>
          <w:left w:w="108" w:type="dxa"/>
          <w:bottom w:w="0" w:type="dxa"/>
          <w:right w:w="108" w:type="dxa"/>
        </w:tblCellMar>
      </w:tblPr>
      <w:tblGrid>
        <w:gridCol w:w="9440"/>
      </w:tblGrid>
      <w:tr w14:paraId="6DB7E9CF">
        <w:tblPrEx>
          <w:tblCellMar>
            <w:top w:w="0" w:type="dxa"/>
            <w:left w:w="108" w:type="dxa"/>
            <w:bottom w:w="0" w:type="dxa"/>
            <w:right w:w="108" w:type="dxa"/>
          </w:tblCellMar>
        </w:tblPrEx>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0FB35129">
            <w:pPr>
              <w:rPr>
                <w:rFonts w:hint="eastAsia"/>
              </w:rPr>
            </w:pPr>
            <w:r>
              <w:rPr>
                <w:rFonts w:hint="eastAsia"/>
              </w:rPr>
              <w:t xml:space="preserve">  </w:t>
            </w:r>
          </w:p>
          <w:p w14:paraId="6D3D55A1">
            <w:pPr>
              <w:jc w:val="right"/>
              <w:rPr>
                <w:rFonts w:hint="eastAsia" w:ascii="仿宋" w:hAnsi="仿宋" w:eastAsia="仿宋"/>
                <w:b/>
                <w:bCs/>
              </w:rPr>
            </w:pPr>
            <w:r>
              <w:rPr>
                <w:rFonts w:hint="eastAsia" w:ascii="仿宋" w:hAnsi="仿宋" w:eastAsia="仿宋"/>
                <w:b/>
                <w:bCs/>
              </w:rPr>
              <w:t>盖 章：</w:t>
            </w:r>
          </w:p>
          <w:p w14:paraId="650AE31E">
            <w:pPr>
              <w:jc w:val="right"/>
              <w:rPr>
                <w:rFonts w:hint="eastAsia" w:ascii="仿宋" w:hAnsi="仿宋" w:eastAsia="仿宋"/>
                <w:b/>
                <w:bCs/>
              </w:rPr>
            </w:pPr>
            <w:r>
              <w:rPr>
                <w:rFonts w:ascii="Calibri" w:hAnsi="Calibri" w:eastAsia="仿宋" w:cs="Calibri"/>
                <w:b/>
                <w:bCs/>
              </w:rPr>
              <w:t>  </w:t>
            </w:r>
            <w:r>
              <w:rPr>
                <w:rFonts w:hint="eastAsia" w:ascii="仿宋" w:hAnsi="仿宋" w:eastAsia="仿宋"/>
                <w:b/>
                <w:bCs/>
              </w:rPr>
              <w:t>年</w:t>
            </w:r>
            <w:r>
              <w:rPr>
                <w:rFonts w:ascii="Calibri" w:hAnsi="Calibri" w:eastAsia="仿宋" w:cs="Calibri"/>
                <w:b/>
                <w:bCs/>
              </w:rPr>
              <w:t>        </w:t>
            </w:r>
            <w:r>
              <w:rPr>
                <w:rFonts w:hint="eastAsia" w:ascii="仿宋" w:hAnsi="仿宋" w:eastAsia="仿宋"/>
                <w:b/>
                <w:bCs/>
              </w:rPr>
              <w:t>月</w:t>
            </w:r>
            <w:r>
              <w:rPr>
                <w:rFonts w:ascii="Calibri" w:hAnsi="Calibri" w:eastAsia="仿宋" w:cs="Calibri"/>
                <w:b/>
                <w:bCs/>
              </w:rPr>
              <w:t>        </w:t>
            </w:r>
            <w:r>
              <w:rPr>
                <w:rFonts w:hint="eastAsia" w:ascii="仿宋" w:hAnsi="仿宋" w:eastAsia="仿宋"/>
                <w:b/>
                <w:bCs/>
              </w:rPr>
              <w:t>日</w:t>
            </w:r>
            <w:r>
              <w:rPr>
                <w:rFonts w:ascii="Calibri" w:hAnsi="Calibri" w:eastAsia="仿宋" w:cs="Calibri"/>
                <w:b/>
                <w:bCs/>
              </w:rPr>
              <w:t>  </w:t>
            </w:r>
          </w:p>
        </w:tc>
      </w:tr>
    </w:tbl>
    <w:p w14:paraId="4391AA54">
      <w:pPr>
        <w:pStyle w:val="5"/>
        <w:spacing w:line="600" w:lineRule="atLeast"/>
        <w:textAlignment w:val="center"/>
        <w:rPr>
          <w:rFonts w:hint="eastAsia" w:ascii="黑体" w:hAnsi="黑体" w:eastAsia="黑体"/>
        </w:rPr>
      </w:pPr>
      <w:r>
        <w:rPr>
          <w:rFonts w:hint="eastAsia" w:ascii="黑体" w:hAnsi="黑体" w:eastAsia="黑体"/>
          <w:b/>
          <w:bCs/>
        </w:rPr>
        <w:t xml:space="preserve">七、 学校推荐意见 </w:t>
      </w:r>
    </w:p>
    <w:tbl>
      <w:tblPr>
        <w:tblStyle w:val="16"/>
        <w:tblW w:w="5000" w:type="pct"/>
        <w:tblInd w:w="0" w:type="dxa"/>
        <w:tblLayout w:type="autofit"/>
        <w:tblCellMar>
          <w:top w:w="0" w:type="dxa"/>
          <w:left w:w="108" w:type="dxa"/>
          <w:bottom w:w="0" w:type="dxa"/>
          <w:right w:w="108" w:type="dxa"/>
        </w:tblCellMar>
      </w:tblPr>
      <w:tblGrid>
        <w:gridCol w:w="3698"/>
        <w:gridCol w:w="5220"/>
        <w:gridCol w:w="522"/>
      </w:tblGrid>
      <w:tr w14:paraId="0E27A6D4">
        <w:tblPrEx>
          <w:tblCellMar>
            <w:top w:w="0" w:type="dxa"/>
            <w:left w:w="108" w:type="dxa"/>
            <w:bottom w:w="0" w:type="dxa"/>
            <w:right w:w="108" w:type="dxa"/>
          </w:tblCellMar>
        </w:tblPrEx>
        <w:trPr>
          <w:gridAfter w:val="2"/>
          <w:wAfter w:w="5642" w:type="dxa"/>
        </w:trPr>
        <w:tc>
          <w:tcPr>
            <w:tcW w:w="0" w:type="auto"/>
            <w:tcBorders>
              <w:top w:val="single" w:color="auto" w:sz="8" w:space="0"/>
              <w:left w:val="single" w:color="auto" w:sz="8" w:space="0"/>
              <w:bottom w:val="single" w:color="auto" w:sz="8" w:space="0"/>
              <w:right w:val="single" w:color="auto" w:sz="8" w:space="0"/>
            </w:tcBorders>
            <w:tcMar>
              <w:top w:w="120" w:type="dxa"/>
              <w:left w:w="40" w:type="dxa"/>
              <w:bottom w:w="120" w:type="dxa"/>
              <w:right w:w="40" w:type="dxa"/>
            </w:tcMar>
            <w:vAlign w:val="center"/>
          </w:tcPr>
          <w:p w14:paraId="4640235E">
            <w:pPr>
              <w:rPr>
                <w:rFonts w:hint="eastAsia"/>
              </w:rPr>
            </w:pPr>
            <w:r>
              <w:rPr>
                <w:rFonts w:hint="eastAsia"/>
              </w:rPr>
              <w:t xml:space="preserve">  </w:t>
            </w:r>
          </w:p>
          <w:p w14:paraId="2599B899">
            <w:pPr>
              <w:jc w:val="right"/>
              <w:rPr>
                <w:rFonts w:hint="eastAsia" w:ascii="仿宋" w:hAnsi="仿宋" w:eastAsia="仿宋"/>
                <w:b/>
                <w:bCs/>
              </w:rPr>
            </w:pPr>
            <w:r>
              <w:rPr>
                <w:rFonts w:hint="eastAsia" w:ascii="仿宋" w:hAnsi="仿宋" w:eastAsia="仿宋"/>
                <w:b/>
                <w:bCs/>
              </w:rPr>
              <w:t>盖 章：</w:t>
            </w:r>
          </w:p>
          <w:p w14:paraId="154B8B31">
            <w:pPr>
              <w:jc w:val="right"/>
              <w:rPr>
                <w:rFonts w:hint="eastAsia" w:ascii="仿宋" w:hAnsi="仿宋" w:eastAsia="仿宋"/>
                <w:b/>
                <w:bCs/>
              </w:rPr>
            </w:pPr>
            <w:r>
              <w:rPr>
                <w:rFonts w:ascii="Calibri" w:hAnsi="Calibri" w:eastAsia="仿宋" w:cs="Calibri"/>
                <w:b/>
                <w:bCs/>
              </w:rPr>
              <w:t>  </w:t>
            </w:r>
            <w:r>
              <w:rPr>
                <w:rFonts w:hint="eastAsia" w:ascii="仿宋" w:hAnsi="仿宋" w:eastAsia="仿宋"/>
                <w:b/>
                <w:bCs/>
              </w:rPr>
              <w:t>年</w:t>
            </w:r>
            <w:r>
              <w:rPr>
                <w:rFonts w:ascii="Calibri" w:hAnsi="Calibri" w:eastAsia="仿宋" w:cs="Calibri"/>
                <w:b/>
                <w:bCs/>
              </w:rPr>
              <w:t>        </w:t>
            </w:r>
            <w:r>
              <w:rPr>
                <w:rFonts w:hint="eastAsia" w:ascii="仿宋" w:hAnsi="仿宋" w:eastAsia="仿宋"/>
                <w:b/>
                <w:bCs/>
              </w:rPr>
              <w:t>月</w:t>
            </w:r>
            <w:r>
              <w:rPr>
                <w:rFonts w:ascii="Calibri" w:hAnsi="Calibri" w:eastAsia="仿宋" w:cs="Calibri"/>
                <w:b/>
                <w:bCs/>
              </w:rPr>
              <w:t>        </w:t>
            </w:r>
            <w:r>
              <w:rPr>
                <w:rFonts w:hint="eastAsia" w:ascii="仿宋" w:hAnsi="仿宋" w:eastAsia="仿宋"/>
                <w:b/>
                <w:bCs/>
              </w:rPr>
              <w:t>日</w:t>
            </w:r>
            <w:r>
              <w:rPr>
                <w:rFonts w:ascii="Calibri" w:hAnsi="Calibri" w:eastAsia="仿宋" w:cs="Calibri"/>
                <w:b/>
                <w:bCs/>
              </w:rPr>
              <w:t>  </w:t>
            </w:r>
          </w:p>
        </w:tc>
      </w:tr>
      <w:tr w14:paraId="3612C43E">
        <w:tblPrEx>
          <w:tblCellMar>
            <w:top w:w="0" w:type="dxa"/>
            <w:left w:w="0" w:type="dxa"/>
            <w:bottom w:w="0" w:type="dxa"/>
            <w:right w:w="0" w:type="dxa"/>
          </w:tblCellMar>
        </w:tblPrEx>
        <w:trPr>
          <w:gridBefore w:val="1"/>
          <w:wBefore w:w="3698" w:type="dxa"/>
          <w:tblCellSpacing w:w="0" w:type="dxa"/>
        </w:trPr>
        <w:tc>
          <w:tcPr>
            <w:tcW w:w="0" w:type="auto"/>
            <w:vAlign w:val="center"/>
          </w:tcPr>
          <w:p w14:paraId="2237C632">
            <w:pPr>
              <w:pStyle w:val="13"/>
              <w:rPr>
                <w:rFonts w:hint="eastAsia"/>
              </w:rPr>
            </w:pPr>
            <w:r>
              <w:rPr>
                <w:rFonts w:hint="eastAsia"/>
              </w:rPr>
              <w:drawing>
                <wp:inline distT="0" distB="0" distL="0" distR="0">
                  <wp:extent cx="1714500" cy="425450"/>
                  <wp:effectExtent l="0" t="0" r="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a:xfrm>
                            <a:off x="0" y="0"/>
                            <a:ext cx="1714500" cy="425450"/>
                          </a:xfrm>
                          <a:prstGeom prst="rect">
                            <a:avLst/>
                          </a:prstGeom>
                          <a:noFill/>
                          <a:ln>
                            <a:noFill/>
                          </a:ln>
                        </pic:spPr>
                      </pic:pic>
                    </a:graphicData>
                  </a:graphic>
                </wp:inline>
              </w:drawing>
            </w:r>
          </w:p>
        </w:tc>
        <w:tc>
          <w:tcPr>
            <w:tcW w:w="0" w:type="auto"/>
            <w:vAlign w:val="center"/>
          </w:tcPr>
          <w:p w14:paraId="50BB21F6">
            <w:pPr>
              <w:pStyle w:val="12"/>
              <w:jc w:val="center"/>
              <w:rPr>
                <w:rFonts w:hint="eastAsia"/>
              </w:rPr>
            </w:pPr>
            <w:r>
              <w:rPr>
                <w:rFonts w:hint="eastAsia"/>
              </w:rPr>
              <w:fldChar w:fldCharType="begin"/>
            </w:r>
            <w:r>
              <w:rPr>
                <w:rFonts w:hint="eastAsia"/>
              </w:rPr>
              <w:instrText xml:space="preserve">PAGE</w:instrText>
            </w:r>
            <w:r>
              <w:rPr>
                <w:rFonts w:hint="eastAsia"/>
              </w:rPr>
              <w:fldChar w:fldCharType="separate"/>
            </w:r>
            <w:r>
              <w:rPr>
                <w:rFonts w:hint="eastAsia"/>
              </w:rPr>
              <w:fldChar w:fldCharType="end"/>
            </w:r>
            <w:r>
              <w:rPr>
                <w:rFonts w:hint="eastAsia"/>
              </w:rPr>
              <w:t xml:space="preserve"> / </w:t>
            </w:r>
            <w:r>
              <w:rPr>
                <w:rFonts w:hint="eastAsia"/>
              </w:rPr>
              <w:fldChar w:fldCharType="begin"/>
            </w:r>
            <w:r>
              <w:rPr>
                <w:rFonts w:hint="eastAsia"/>
              </w:rPr>
              <w:instrText xml:space="preserve">NUMPAGES</w:instrText>
            </w:r>
            <w:r>
              <w:rPr>
                <w:rFonts w:hint="eastAsia"/>
              </w:rPr>
              <w:fldChar w:fldCharType="separate"/>
            </w:r>
            <w:r>
              <w:rPr>
                <w:rFonts w:hint="eastAsia"/>
              </w:rPr>
              <w:fldChar w:fldCharType="end"/>
            </w:r>
            <w:r>
              <w:rPr>
                <w:rFonts w:hint="eastAsia"/>
              </w:rPr>
              <w:t xml:space="preserve"> </w:t>
            </w:r>
          </w:p>
        </w:tc>
      </w:tr>
    </w:tbl>
    <w:p w14:paraId="08FF4B41">
      <w:pPr>
        <w:rPr>
          <w:rFonts w:hint="eastAsia"/>
        </w:rPr>
      </w:pPr>
    </w:p>
    <w:p w14:paraId="775A25E8">
      <w:pPr>
        <w:rPr>
          <w:rFonts w:hint="eastAsia"/>
        </w:rPr>
      </w:pPr>
    </w:p>
    <w:sectPr>
      <w:pgSz w:w="12240" w:h="15840"/>
      <w:pgMar w:top="1440" w:right="1440" w:bottom="1440" w:left="1440" w:header="720" w:footer="720" w:gutter="0"/>
      <w:cols w:space="425" w:num="1"/>
      <w:titlePg/>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吴新伟" w:date="2025-11-26T20:33:35Z" w:initials="">
    <w:p w14:paraId="690B16CC">
      <w:pPr>
        <w:pStyle w:val="11"/>
        <w:rPr>
          <w:rFonts w:hint="default" w:eastAsia="宋体"/>
          <w:lang w:val="en-US" w:eastAsia="zh-CN"/>
        </w:rPr>
      </w:pPr>
      <w:r>
        <w:rPr>
          <w:rFonts w:hint="eastAsia"/>
          <w:lang w:val="en-US" w:eastAsia="zh-CN"/>
        </w:rPr>
        <w:t>加一个技术路线框图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90B16C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38408"/>
    <w:multiLevelType w:val="singleLevel"/>
    <w:tmpl w:val="AF038408"/>
    <w:lvl w:ilvl="0" w:tentative="0">
      <w:start w:val="2"/>
      <w:numFmt w:val="decimal"/>
      <w:suff w:val="space"/>
      <w:lvlText w:val="%1."/>
      <w:lvlJc w:val="left"/>
    </w:lvl>
  </w:abstractNum>
  <w:abstractNum w:abstractNumId="1">
    <w:nsid w:val="EBD707DC"/>
    <w:multiLevelType w:val="singleLevel"/>
    <w:tmpl w:val="EBD707DC"/>
    <w:lvl w:ilvl="0" w:tentative="0">
      <w:start w:val="2"/>
      <w:numFmt w:val="decimal"/>
      <w:suff w:val="space"/>
      <w:lvlText w:val="%1."/>
      <w:lvlJc w:val="left"/>
    </w:lvl>
  </w:abstractNum>
  <w:abstractNum w:abstractNumId="2">
    <w:nsid w:val="3C45671B"/>
    <w:multiLevelType w:val="multilevel"/>
    <w:tmpl w:val="3C45671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4E0D0F3"/>
    <w:multiLevelType w:val="singleLevel"/>
    <w:tmpl w:val="44E0D0F3"/>
    <w:lvl w:ilvl="0" w:tentative="0">
      <w:start w:val="2"/>
      <w:numFmt w:val="decimal"/>
      <w:suff w:val="space"/>
      <w:lvlText w:val="%1."/>
      <w:lvlJc w:val="left"/>
    </w:lvl>
  </w:abstractNum>
  <w:abstractNum w:abstractNumId="4">
    <w:nsid w:val="5A18D231"/>
    <w:multiLevelType w:val="singleLevel"/>
    <w:tmpl w:val="5A18D231"/>
    <w:lvl w:ilvl="0" w:tentative="0">
      <w:start w:val="2"/>
      <w:numFmt w:val="decimal"/>
      <w:suff w:val="space"/>
      <w:lvlText w:val="%1."/>
      <w:lvlJc w:val="left"/>
    </w:lvl>
  </w:abstractNum>
  <w:abstractNum w:abstractNumId="5">
    <w:nsid w:val="5FFD6BB7"/>
    <w:multiLevelType w:val="singleLevel"/>
    <w:tmpl w:val="5FFD6BB7"/>
    <w:lvl w:ilvl="0" w:tentative="0">
      <w:start w:val="2"/>
      <w:numFmt w:val="decimal"/>
      <w:suff w:val="space"/>
      <w:lvlText w:val="%1."/>
      <w:lvlJc w:val="left"/>
      <w:pPr>
        <w:ind w:left="0" w:firstLine="0"/>
      </w:pPr>
    </w:lvl>
  </w:abstractNum>
  <w:abstractNum w:abstractNumId="6">
    <w:nsid w:val="7AC89013"/>
    <w:multiLevelType w:val="singleLevel"/>
    <w:tmpl w:val="7AC89013"/>
    <w:lvl w:ilvl="0" w:tentative="0">
      <w:start w:val="2"/>
      <w:numFmt w:val="decimal"/>
      <w:suff w:val="space"/>
      <w:lvlText w:val="%1."/>
      <w:lvlJc w:val="left"/>
    </w:lvl>
  </w:abstractNum>
  <w:abstractNum w:abstractNumId="7">
    <w:nsid w:val="7DD46F29"/>
    <w:multiLevelType w:val="multilevel"/>
    <w:tmpl w:val="7DD46F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3"/>
  </w:num>
  <w:num w:numId="5">
    <w:abstractNumId w:val="0"/>
  </w:num>
  <w:num w:numId="6">
    <w:abstractNumId w:val="6"/>
  </w:num>
  <w:num w:numId="7">
    <w:abstractNumId w:val="5"/>
    <w:lvlOverride w:ilvl="0">
      <w:startOverride w:val="2"/>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新伟">
    <w15:presenceInfo w15:providerId="WPS Office" w15:userId="7569884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F1E"/>
    <w:rsid w:val="000A3B06"/>
    <w:rsid w:val="005F000E"/>
    <w:rsid w:val="006C6F1E"/>
    <w:rsid w:val="009823E2"/>
    <w:rsid w:val="00A46F92"/>
    <w:rsid w:val="00A7406D"/>
    <w:rsid w:val="00A83ECF"/>
    <w:rsid w:val="00AC08D6"/>
    <w:rsid w:val="00E60109"/>
    <w:rsid w:val="00E80CD7"/>
    <w:rsid w:val="00EF48A2"/>
    <w:rsid w:val="00FB74ED"/>
    <w:rsid w:val="12366AE5"/>
    <w:rsid w:val="21D002AF"/>
    <w:rsid w:val="334D4DA1"/>
    <w:rsid w:val="360B4877"/>
    <w:rsid w:val="3D313175"/>
    <w:rsid w:val="4DA55829"/>
    <w:rsid w:val="7F4A6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宋体" w:hAnsi="宋体" w:eastAsia="宋体" w:cs="宋体"/>
      <w:kern w:val="0"/>
      <w:sz w:val="24"/>
      <w:szCs w:val="24"/>
      <w:lang w:val="en-US" w:eastAsia="zh-CN" w:bidi="ar-SA"/>
      <w14:ligatures w14:val="none"/>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footer"/>
    <w:basedOn w:val="1"/>
    <w:link w:val="37"/>
    <w:unhideWhenUsed/>
    <w:uiPriority w:val="99"/>
    <w:pPr>
      <w:tabs>
        <w:tab w:val="center" w:pos="4153"/>
        <w:tab w:val="right" w:pos="8306"/>
      </w:tabs>
      <w:snapToGrid w:val="0"/>
    </w:pPr>
    <w:rPr>
      <w:sz w:val="18"/>
      <w:szCs w:val="18"/>
    </w:rPr>
  </w:style>
  <w:style w:type="paragraph" w:styleId="13">
    <w:name w:val="header"/>
    <w:basedOn w:val="1"/>
    <w:link w:val="36"/>
    <w:unhideWhenUsed/>
    <w:uiPriority w:val="99"/>
    <w:pPr>
      <w:tabs>
        <w:tab w:val="center" w:pos="4153"/>
        <w:tab w:val="right" w:pos="8306"/>
      </w:tabs>
      <w:snapToGrid w:val="0"/>
      <w:jc w:val="center"/>
    </w:pPr>
    <w:rPr>
      <w:sz w:val="18"/>
      <w:szCs w:val="18"/>
    </w:rPr>
  </w:style>
  <w:style w:type="paragraph" w:styleId="14">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uiPriority w:val="9"/>
    <w:rPr>
      <w:rFonts w:cstheme="majorBidi"/>
      <w:color w:val="104862" w:themeColor="accent1" w:themeShade="BF"/>
      <w:sz w:val="28"/>
      <w:szCs w:val="28"/>
    </w:rPr>
  </w:style>
  <w:style w:type="character" w:customStyle="1" w:styleId="22">
    <w:name w:val="标题 5 字符"/>
    <w:basedOn w:val="17"/>
    <w:link w:val="6"/>
    <w:semiHidden/>
    <w:uiPriority w:val="9"/>
    <w:rPr>
      <w:rFonts w:cstheme="majorBidi"/>
      <w:color w:val="104862" w:themeColor="accent1" w:themeShade="BF"/>
      <w:sz w:val="24"/>
    </w:rPr>
  </w:style>
  <w:style w:type="character" w:customStyle="1" w:styleId="23">
    <w:name w:val="标题 6 字符"/>
    <w:basedOn w:val="17"/>
    <w:link w:val="7"/>
    <w:semiHidden/>
    <w:uiPriority w:val="9"/>
    <w:rPr>
      <w:rFonts w:cstheme="majorBidi"/>
      <w:b/>
      <w:bCs/>
      <w:color w:val="104862"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3"/>
    <w:uiPriority w:val="99"/>
    <w:rPr>
      <w:sz w:val="18"/>
      <w:szCs w:val="18"/>
    </w:rPr>
  </w:style>
  <w:style w:type="character" w:customStyle="1" w:styleId="37">
    <w:name w:val="页脚 字符"/>
    <w:basedOn w:val="17"/>
    <w:link w:val="12"/>
    <w:uiPriority w:val="99"/>
    <w:rPr>
      <w:sz w:val="18"/>
      <w:szCs w:val="18"/>
    </w:rPr>
  </w:style>
  <w:style w:type="paragraph" w:customStyle="1" w:styleId="38">
    <w:name w:val="x_x_x_x_msonormal"/>
    <w:basedOn w:val="1"/>
    <w:semiHidden/>
    <w:uiPriority w:val="99"/>
    <w:pPr>
      <w:spacing w:before="100" w:beforeAutospacing="1" w:after="100" w:afterAutospacing="1"/>
    </w:pPr>
  </w:style>
  <w:style w:type="character" w:customStyle="1" w:styleId="39">
    <w:name w:val="c-title"/>
    <w:basedOn w:val="17"/>
    <w:uiPriority w:val="0"/>
  </w:style>
  <w:style w:type="character" w:customStyle="1" w:styleId="40">
    <w:name w:val="c-value"/>
    <w:basedOn w:val="17"/>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http://cxcy.bit.edu.cn/xm/assets/img/item_declare_exportword_schoollogo_header.png" TargetMode="Externa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342</Words>
  <Characters>390</Characters>
  <Lines>93</Lines>
  <Paragraphs>26</Paragraphs>
  <TotalTime>47</TotalTime>
  <ScaleCrop>false</ScaleCrop>
  <LinksUpToDate>false</LinksUpToDate>
  <CharactersWithSpaces>413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2025-11-26T10:43:00Z</dcterms:created>
  <dc:creator>kaka060323@qq.com</dc:creator>
  <cp:lastModifiedBy>吴新伟</cp:lastModifiedBy>
  <dcterms:modified xsi:type="dcterms:W3CDTF">2025-11-26T12:36:31Z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9586FC104B364E7789880EBB5831C569_13</vt:lpwstr>
  </property>
  <property fmtid="{D5CDD505-2E9C-101B-9397-08002B2CF9AE}" pid="4" name="KSOTemplateDocerSaveRecord">
    <vt:lpwstr>eyJoZGlkIjoiMzM4OWU0Mzc2ZmVlYmI0NDNiNDUwODU2NjgwMTFiY2QiLCJ1c2VySWQiOiIxMDY2NDIxMzc3In0=</vt:lpwstr>
  </property>
</Properties>
</file>