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82C0BC1">
      <w:pPr>
        <w:spacing w:before="200" w:after="400"/>
        <w:jc w:val="center"/>
        <w:rPr>
          <w:rFonts w:ascii="黑体" w:eastAsia="黑体" w:cs="黑体"/>
          <w:sz w:val="52"/>
          <w:szCs w:val="52"/>
        </w:rPr>
      </w:pPr>
      <w:r>
        <w:rPr>
          <w:rFonts w:ascii="黑体" w:eastAsia="黑体" w:cs="黑体"/>
          <w:sz w:val="52"/>
          <w:szCs w:val="52"/>
        </w:rPr>
        <w:t>2025年校级大创新训练项目计划申请书</w:t>
      </w:r>
    </w:p>
    <w:tbl>
      <w:tblPr>
        <w:tblStyle w:val="14"/>
        <w:tblW w:w="0" w:type="auto"/>
        <w:jc w:val="center"/>
        <w:tblCellSpacing w:w="15" w:type="dxa"/>
        <w:tblLayout w:type="autofit"/>
        <w:tblCellMar>
          <w:top w:w="15" w:type="dxa"/>
          <w:left w:w="15" w:type="dxa"/>
          <w:bottom w:w="15" w:type="dxa"/>
          <w:right w:w="15" w:type="dxa"/>
        </w:tblCellMar>
      </w:tblPr>
      <w:tblGrid>
        <w:gridCol w:w="2050"/>
        <w:gridCol w:w="2531"/>
        <w:gridCol w:w="1843"/>
        <w:gridCol w:w="2789"/>
      </w:tblGrid>
      <w:tr w14:paraId="47714B9B">
        <w:tblPrEx>
          <w:tblCellMar>
            <w:top w:w="15" w:type="dxa"/>
            <w:left w:w="15" w:type="dxa"/>
            <w:bottom w:w="15" w:type="dxa"/>
            <w:right w:w="15" w:type="dxa"/>
          </w:tblCellMar>
        </w:tblPrEx>
        <w:trPr>
          <w:tblCellSpacing w:w="15" w:type="dxa"/>
          <w:jc w:val="center"/>
        </w:trPr>
        <w:tc>
          <w:tcPr>
            <w:tcW w:w="2005" w:type="dxa"/>
            <w:tcBorders>
              <w:top w:val="nil"/>
              <w:left w:val="nil"/>
              <w:bottom w:val="nil"/>
              <w:right w:val="nil"/>
            </w:tcBorders>
            <w:tcMar>
              <w:top w:w="20" w:type="dxa"/>
              <w:left w:w="0" w:type="dxa"/>
              <w:bottom w:w="20" w:type="dxa"/>
              <w:right w:w="120" w:type="dxa"/>
            </w:tcMar>
            <w:vAlign w:val="center"/>
          </w:tcPr>
          <w:p w14:paraId="2CCBBEE3">
            <w:pPr>
              <w:spacing w:before="120"/>
              <w:jc w:val="right"/>
              <w:textAlignment w:val="center"/>
              <w:rPr>
                <w:rFonts w:ascii="黑体" w:eastAsia="黑体" w:cs="黑体"/>
                <w:sz w:val="30"/>
                <w:szCs w:val="30"/>
              </w:rPr>
            </w:pPr>
            <w:r>
              <w:rPr>
                <w:rFonts w:ascii="黑体" w:eastAsia="黑体" w:cs="黑体"/>
                <w:sz w:val="30"/>
                <w:szCs w:val="30"/>
              </w:rPr>
              <w:t>项目编号</w:t>
            </w:r>
          </w:p>
        </w:tc>
        <w:tc>
          <w:tcPr>
            <w:tcW w:w="7058" w:type="dxa"/>
            <w:gridSpan w:val="3"/>
            <w:tcBorders>
              <w:top w:val="nil"/>
              <w:left w:val="nil"/>
              <w:bottom w:val="single" w:color="auto" w:sz="8" w:space="0"/>
              <w:right w:val="nil"/>
            </w:tcBorders>
            <w:tcMar>
              <w:top w:w="20" w:type="dxa"/>
              <w:left w:w="0" w:type="dxa"/>
              <w:bottom w:w="20" w:type="dxa"/>
              <w:right w:w="120" w:type="dxa"/>
            </w:tcMar>
            <w:vAlign w:val="center"/>
          </w:tcPr>
          <w:p w14:paraId="1F66D7CB">
            <w:pPr>
              <w:spacing w:before="120"/>
              <w:jc w:val="center"/>
              <w:textAlignment w:val="center"/>
              <w:rPr>
                <w:rFonts w:ascii="仿宋" w:hAnsi="仿宋" w:eastAsia="仿宋" w:cs="仿宋"/>
                <w:sz w:val="30"/>
                <w:szCs w:val="30"/>
              </w:rPr>
            </w:pPr>
          </w:p>
        </w:tc>
      </w:tr>
      <w:tr w14:paraId="570395C1">
        <w:tblPrEx>
          <w:tblCellMar>
            <w:top w:w="15" w:type="dxa"/>
            <w:left w:w="15" w:type="dxa"/>
            <w:bottom w:w="15" w:type="dxa"/>
            <w:right w:w="15" w:type="dxa"/>
          </w:tblCellMar>
        </w:tblPrEx>
        <w:trPr>
          <w:tblCellSpacing w:w="15" w:type="dxa"/>
          <w:jc w:val="center"/>
        </w:trPr>
        <w:tc>
          <w:tcPr>
            <w:tcW w:w="2005" w:type="dxa"/>
            <w:tcBorders>
              <w:top w:val="nil"/>
              <w:left w:val="nil"/>
              <w:bottom w:val="nil"/>
              <w:right w:val="nil"/>
            </w:tcBorders>
            <w:tcMar>
              <w:top w:w="20" w:type="dxa"/>
              <w:left w:w="0" w:type="dxa"/>
              <w:bottom w:w="20" w:type="dxa"/>
              <w:right w:w="120" w:type="dxa"/>
            </w:tcMar>
            <w:vAlign w:val="center"/>
          </w:tcPr>
          <w:p w14:paraId="606E5060">
            <w:pPr>
              <w:spacing w:before="120"/>
              <w:jc w:val="right"/>
              <w:textAlignment w:val="center"/>
              <w:rPr>
                <w:rFonts w:ascii="黑体" w:eastAsia="黑体" w:cs="黑体"/>
                <w:sz w:val="30"/>
                <w:szCs w:val="30"/>
              </w:rPr>
            </w:pPr>
            <w:r>
              <w:rPr>
                <w:rFonts w:ascii="黑体" w:eastAsia="黑体" w:cs="黑体"/>
                <w:sz w:val="30"/>
                <w:szCs w:val="30"/>
              </w:rPr>
              <w:t>项目名称</w:t>
            </w:r>
          </w:p>
        </w:tc>
        <w:tc>
          <w:tcPr>
            <w:tcW w:w="7058" w:type="dxa"/>
            <w:gridSpan w:val="3"/>
            <w:tcBorders>
              <w:top w:val="nil"/>
              <w:left w:val="nil"/>
              <w:bottom w:val="single" w:color="auto" w:sz="8" w:space="0"/>
              <w:right w:val="nil"/>
            </w:tcBorders>
            <w:tcMar>
              <w:top w:w="20" w:type="dxa"/>
              <w:left w:w="0" w:type="dxa"/>
              <w:bottom w:w="20" w:type="dxa"/>
              <w:right w:w="120" w:type="dxa"/>
            </w:tcMar>
            <w:vAlign w:val="center"/>
          </w:tcPr>
          <w:p w14:paraId="030E4F44">
            <w:pPr>
              <w:spacing w:before="120"/>
              <w:jc w:val="center"/>
              <w:textAlignment w:val="center"/>
              <w:rPr>
                <w:rFonts w:ascii="仿宋" w:hAnsi="仿宋" w:eastAsia="仿宋" w:cs="仿宋"/>
                <w:sz w:val="30"/>
                <w:szCs w:val="30"/>
              </w:rPr>
            </w:pPr>
            <w:r>
              <w:rPr>
                <w:rFonts w:ascii="仿宋" w:hAnsi="仿宋" w:eastAsia="仿宋" w:cs="仿宋"/>
                <w:sz w:val="30"/>
                <w:szCs w:val="30"/>
              </w:rPr>
              <w:t>自主可控可扩展开放式的兵棋推演平台设计与实现</w:t>
            </w:r>
          </w:p>
        </w:tc>
      </w:tr>
      <w:tr w14:paraId="12E5E99F">
        <w:tblPrEx>
          <w:tblCellMar>
            <w:top w:w="15" w:type="dxa"/>
            <w:left w:w="15" w:type="dxa"/>
            <w:bottom w:w="15" w:type="dxa"/>
            <w:right w:w="15" w:type="dxa"/>
          </w:tblCellMar>
        </w:tblPrEx>
        <w:trPr>
          <w:tblCellSpacing w:w="15" w:type="dxa"/>
          <w:jc w:val="center"/>
        </w:trPr>
        <w:tc>
          <w:tcPr>
            <w:tcW w:w="2005" w:type="dxa"/>
            <w:tcBorders>
              <w:top w:val="nil"/>
              <w:left w:val="nil"/>
              <w:bottom w:val="nil"/>
              <w:right w:val="nil"/>
            </w:tcBorders>
            <w:tcMar>
              <w:top w:w="20" w:type="dxa"/>
              <w:left w:w="0" w:type="dxa"/>
              <w:bottom w:w="20" w:type="dxa"/>
              <w:right w:w="120" w:type="dxa"/>
            </w:tcMar>
            <w:vAlign w:val="center"/>
          </w:tcPr>
          <w:p w14:paraId="3F94F3D8">
            <w:pPr>
              <w:spacing w:before="120"/>
              <w:jc w:val="right"/>
              <w:textAlignment w:val="center"/>
              <w:rPr>
                <w:rFonts w:ascii="黑体" w:eastAsia="黑体" w:cs="黑体"/>
                <w:sz w:val="30"/>
                <w:szCs w:val="30"/>
              </w:rPr>
            </w:pPr>
            <w:r>
              <w:rPr>
                <w:rFonts w:ascii="黑体" w:eastAsia="黑体" w:cs="黑体"/>
                <w:sz w:val="30"/>
                <w:szCs w:val="30"/>
              </w:rPr>
              <w:t>项目负责人</w:t>
            </w:r>
          </w:p>
        </w:tc>
        <w:tc>
          <w:tcPr>
            <w:tcW w:w="2501" w:type="dxa"/>
            <w:tcBorders>
              <w:top w:val="nil"/>
              <w:left w:val="nil"/>
              <w:bottom w:val="single" w:color="auto" w:sz="8" w:space="0"/>
              <w:right w:val="nil"/>
            </w:tcBorders>
            <w:tcMar>
              <w:top w:w="20" w:type="dxa"/>
              <w:left w:w="0" w:type="dxa"/>
              <w:bottom w:w="20" w:type="dxa"/>
              <w:right w:w="120" w:type="dxa"/>
            </w:tcMar>
            <w:vAlign w:val="center"/>
          </w:tcPr>
          <w:p w14:paraId="505B7112">
            <w:pPr>
              <w:spacing w:before="120"/>
              <w:jc w:val="center"/>
              <w:textAlignment w:val="center"/>
              <w:rPr>
                <w:rFonts w:ascii="仿宋" w:hAnsi="仿宋" w:eastAsia="仿宋" w:cs="仿宋"/>
                <w:sz w:val="30"/>
                <w:szCs w:val="30"/>
              </w:rPr>
            </w:pPr>
            <w:r>
              <w:rPr>
                <w:rFonts w:ascii="仿宋" w:hAnsi="仿宋" w:eastAsia="仿宋" w:cs="仿宋"/>
                <w:sz w:val="30"/>
                <w:szCs w:val="30"/>
              </w:rPr>
              <w:t xml:space="preserve"> 刘子铭</w:t>
            </w:r>
          </w:p>
        </w:tc>
        <w:tc>
          <w:tcPr>
            <w:tcW w:w="1813" w:type="dxa"/>
            <w:tcBorders>
              <w:top w:val="nil"/>
              <w:left w:val="nil"/>
              <w:bottom w:val="nil"/>
              <w:right w:val="nil"/>
            </w:tcBorders>
            <w:tcMar>
              <w:top w:w="20" w:type="dxa"/>
              <w:left w:w="0" w:type="dxa"/>
              <w:bottom w:w="20" w:type="dxa"/>
              <w:right w:w="120" w:type="dxa"/>
            </w:tcMar>
            <w:vAlign w:val="center"/>
          </w:tcPr>
          <w:p w14:paraId="5F0DA3F1">
            <w:pPr>
              <w:spacing w:before="120"/>
              <w:jc w:val="right"/>
              <w:textAlignment w:val="center"/>
              <w:rPr>
                <w:rFonts w:ascii="黑体" w:eastAsia="黑体" w:cs="黑体"/>
                <w:sz w:val="30"/>
                <w:szCs w:val="30"/>
              </w:rPr>
            </w:pPr>
            <w:r>
              <w:rPr>
                <w:rFonts w:ascii="黑体" w:eastAsia="黑体" w:cs="黑体"/>
                <w:sz w:val="30"/>
                <w:szCs w:val="30"/>
              </w:rPr>
              <w:t>联系电话</w:t>
            </w:r>
          </w:p>
        </w:tc>
        <w:tc>
          <w:tcPr>
            <w:tcW w:w="2744" w:type="dxa"/>
            <w:tcBorders>
              <w:top w:val="nil"/>
              <w:left w:val="nil"/>
              <w:bottom w:val="single" w:color="auto" w:sz="8" w:space="0"/>
              <w:right w:val="nil"/>
            </w:tcBorders>
            <w:tcMar>
              <w:top w:w="20" w:type="dxa"/>
              <w:left w:w="0" w:type="dxa"/>
              <w:bottom w:w="20" w:type="dxa"/>
              <w:right w:w="120" w:type="dxa"/>
            </w:tcMar>
            <w:vAlign w:val="center"/>
          </w:tcPr>
          <w:p w14:paraId="29573DAD">
            <w:pPr>
              <w:spacing w:before="120"/>
              <w:jc w:val="center"/>
              <w:textAlignment w:val="center"/>
              <w:rPr>
                <w:rFonts w:ascii="仿宋" w:hAnsi="仿宋" w:eastAsia="仿宋" w:cs="仿宋"/>
                <w:sz w:val="30"/>
                <w:szCs w:val="30"/>
              </w:rPr>
            </w:pPr>
            <w:r>
              <w:rPr>
                <w:rFonts w:ascii="仿宋" w:hAnsi="仿宋" w:eastAsia="仿宋" w:cs="仿宋"/>
                <w:sz w:val="30"/>
                <w:szCs w:val="30"/>
              </w:rPr>
              <w:t>15846596222</w:t>
            </w:r>
          </w:p>
        </w:tc>
      </w:tr>
      <w:tr w14:paraId="1AD7099E">
        <w:tblPrEx>
          <w:tblCellMar>
            <w:top w:w="15" w:type="dxa"/>
            <w:left w:w="15" w:type="dxa"/>
            <w:bottom w:w="15" w:type="dxa"/>
            <w:right w:w="15" w:type="dxa"/>
          </w:tblCellMar>
        </w:tblPrEx>
        <w:trPr>
          <w:tblCellSpacing w:w="15" w:type="dxa"/>
          <w:jc w:val="center"/>
        </w:trPr>
        <w:tc>
          <w:tcPr>
            <w:tcW w:w="2005" w:type="dxa"/>
            <w:tcBorders>
              <w:top w:val="nil"/>
              <w:left w:val="nil"/>
              <w:bottom w:val="nil"/>
              <w:right w:val="nil"/>
            </w:tcBorders>
            <w:tcMar>
              <w:top w:w="20" w:type="dxa"/>
              <w:left w:w="0" w:type="dxa"/>
              <w:bottom w:w="20" w:type="dxa"/>
              <w:right w:w="120" w:type="dxa"/>
            </w:tcMar>
            <w:vAlign w:val="center"/>
          </w:tcPr>
          <w:p w14:paraId="19402F16">
            <w:pPr>
              <w:spacing w:before="120"/>
              <w:jc w:val="right"/>
              <w:textAlignment w:val="center"/>
              <w:rPr>
                <w:rFonts w:ascii="黑体" w:eastAsia="黑体" w:cs="黑体"/>
                <w:sz w:val="30"/>
                <w:szCs w:val="30"/>
              </w:rPr>
            </w:pPr>
            <w:r>
              <w:rPr>
                <w:rFonts w:ascii="黑体" w:eastAsia="黑体" w:cs="黑体"/>
                <w:sz w:val="30"/>
                <w:szCs w:val="30"/>
              </w:rPr>
              <w:t>所在学院</w:t>
            </w:r>
          </w:p>
        </w:tc>
        <w:tc>
          <w:tcPr>
            <w:tcW w:w="7058" w:type="dxa"/>
            <w:gridSpan w:val="3"/>
            <w:tcBorders>
              <w:top w:val="nil"/>
              <w:left w:val="nil"/>
              <w:bottom w:val="single" w:color="auto" w:sz="8" w:space="0"/>
              <w:right w:val="nil"/>
            </w:tcBorders>
            <w:tcMar>
              <w:top w:w="20" w:type="dxa"/>
              <w:left w:w="0" w:type="dxa"/>
              <w:bottom w:w="20" w:type="dxa"/>
              <w:right w:w="120" w:type="dxa"/>
            </w:tcMar>
            <w:vAlign w:val="center"/>
          </w:tcPr>
          <w:p w14:paraId="4E5B2CEB">
            <w:pPr>
              <w:spacing w:before="120"/>
              <w:jc w:val="center"/>
              <w:textAlignment w:val="center"/>
              <w:rPr>
                <w:rFonts w:ascii="仿宋" w:hAnsi="仿宋" w:eastAsia="仿宋" w:cs="仿宋"/>
                <w:sz w:val="30"/>
                <w:szCs w:val="30"/>
              </w:rPr>
            </w:pPr>
            <w:r>
              <w:rPr>
                <w:rFonts w:ascii="仿宋" w:hAnsi="仿宋" w:eastAsia="仿宋" w:cs="仿宋"/>
                <w:sz w:val="30"/>
                <w:szCs w:val="30"/>
              </w:rPr>
              <w:t xml:space="preserve"> 徐特立学院</w:t>
            </w:r>
          </w:p>
        </w:tc>
      </w:tr>
      <w:tr w14:paraId="41AE4C7D">
        <w:tblPrEx>
          <w:tblCellMar>
            <w:top w:w="15" w:type="dxa"/>
            <w:left w:w="15" w:type="dxa"/>
            <w:bottom w:w="15" w:type="dxa"/>
            <w:right w:w="15" w:type="dxa"/>
          </w:tblCellMar>
        </w:tblPrEx>
        <w:trPr>
          <w:tblCellSpacing w:w="15" w:type="dxa"/>
          <w:jc w:val="center"/>
        </w:trPr>
        <w:tc>
          <w:tcPr>
            <w:tcW w:w="2005" w:type="dxa"/>
            <w:tcBorders>
              <w:top w:val="nil"/>
              <w:left w:val="nil"/>
              <w:bottom w:val="nil"/>
              <w:right w:val="nil"/>
            </w:tcBorders>
            <w:tcMar>
              <w:top w:w="20" w:type="dxa"/>
              <w:left w:w="0" w:type="dxa"/>
              <w:bottom w:w="20" w:type="dxa"/>
              <w:right w:w="120" w:type="dxa"/>
            </w:tcMar>
            <w:vAlign w:val="center"/>
          </w:tcPr>
          <w:p w14:paraId="4698A87F">
            <w:pPr>
              <w:spacing w:before="120"/>
              <w:jc w:val="right"/>
              <w:textAlignment w:val="center"/>
              <w:rPr>
                <w:rFonts w:ascii="黑体" w:eastAsia="黑体" w:cs="黑体"/>
                <w:sz w:val="30"/>
                <w:szCs w:val="30"/>
              </w:rPr>
            </w:pPr>
            <w:r>
              <w:rPr>
                <w:rFonts w:ascii="黑体" w:eastAsia="黑体" w:cs="黑体"/>
                <w:sz w:val="30"/>
                <w:szCs w:val="30"/>
              </w:rPr>
              <w:t>学号</w:t>
            </w:r>
          </w:p>
        </w:tc>
        <w:tc>
          <w:tcPr>
            <w:tcW w:w="2501" w:type="dxa"/>
            <w:tcBorders>
              <w:top w:val="nil"/>
              <w:left w:val="nil"/>
              <w:bottom w:val="single" w:color="auto" w:sz="8" w:space="0"/>
              <w:right w:val="nil"/>
            </w:tcBorders>
            <w:tcMar>
              <w:top w:w="20" w:type="dxa"/>
              <w:left w:w="0" w:type="dxa"/>
              <w:bottom w:w="20" w:type="dxa"/>
              <w:right w:w="120" w:type="dxa"/>
            </w:tcMar>
            <w:vAlign w:val="center"/>
          </w:tcPr>
          <w:p w14:paraId="6984EF85">
            <w:pPr>
              <w:spacing w:before="120"/>
              <w:jc w:val="center"/>
              <w:textAlignment w:val="center"/>
              <w:rPr>
                <w:rFonts w:ascii="仿宋" w:hAnsi="仿宋" w:eastAsia="仿宋" w:cs="仿宋"/>
                <w:sz w:val="30"/>
                <w:szCs w:val="30"/>
              </w:rPr>
            </w:pPr>
            <w:r>
              <w:rPr>
                <w:rFonts w:ascii="仿宋" w:hAnsi="仿宋" w:eastAsia="仿宋" w:cs="仿宋"/>
                <w:sz w:val="30"/>
                <w:szCs w:val="30"/>
              </w:rPr>
              <w:t xml:space="preserve"> 1120253357</w:t>
            </w:r>
          </w:p>
        </w:tc>
        <w:tc>
          <w:tcPr>
            <w:tcW w:w="1813" w:type="dxa"/>
            <w:tcBorders>
              <w:top w:val="nil"/>
              <w:left w:val="nil"/>
              <w:bottom w:val="nil"/>
              <w:right w:val="nil"/>
            </w:tcBorders>
            <w:tcMar>
              <w:top w:w="20" w:type="dxa"/>
              <w:left w:w="0" w:type="dxa"/>
              <w:bottom w:w="20" w:type="dxa"/>
              <w:right w:w="120" w:type="dxa"/>
            </w:tcMar>
            <w:vAlign w:val="center"/>
          </w:tcPr>
          <w:p w14:paraId="2BE5A3EC">
            <w:pPr>
              <w:spacing w:before="120"/>
              <w:jc w:val="right"/>
              <w:textAlignment w:val="center"/>
              <w:rPr>
                <w:rFonts w:ascii="黑体" w:eastAsia="黑体" w:cs="黑体"/>
                <w:sz w:val="30"/>
                <w:szCs w:val="30"/>
              </w:rPr>
            </w:pPr>
            <w:r>
              <w:rPr>
                <w:rFonts w:ascii="黑体" w:eastAsia="黑体" w:cs="黑体"/>
                <w:sz w:val="30"/>
                <w:szCs w:val="30"/>
              </w:rPr>
              <w:t>专业班级</w:t>
            </w:r>
          </w:p>
        </w:tc>
        <w:tc>
          <w:tcPr>
            <w:tcW w:w="2744" w:type="dxa"/>
            <w:tcBorders>
              <w:top w:val="nil"/>
              <w:left w:val="nil"/>
              <w:bottom w:val="single" w:color="auto" w:sz="8" w:space="0"/>
              <w:right w:val="nil"/>
            </w:tcBorders>
            <w:tcMar>
              <w:top w:w="20" w:type="dxa"/>
              <w:left w:w="0" w:type="dxa"/>
              <w:bottom w:w="20" w:type="dxa"/>
              <w:right w:w="120" w:type="dxa"/>
            </w:tcMar>
            <w:vAlign w:val="center"/>
          </w:tcPr>
          <w:p w14:paraId="23CE7013">
            <w:pPr>
              <w:spacing w:before="120"/>
              <w:jc w:val="center"/>
              <w:textAlignment w:val="center"/>
              <w:rPr>
                <w:rFonts w:ascii="仿宋" w:hAnsi="仿宋" w:eastAsia="仿宋" w:cs="仿宋"/>
                <w:sz w:val="30"/>
                <w:szCs w:val="30"/>
              </w:rPr>
            </w:pPr>
            <w:r>
              <w:rPr>
                <w:rFonts w:ascii="仿宋" w:hAnsi="仿宋" w:eastAsia="仿宋" w:cs="仿宋"/>
                <w:sz w:val="30"/>
                <w:szCs w:val="30"/>
              </w:rPr>
              <w:t xml:space="preserve">徐特立英才班2522 </w:t>
            </w:r>
          </w:p>
        </w:tc>
      </w:tr>
      <w:tr w14:paraId="52CA8D17">
        <w:tblPrEx>
          <w:tblCellMar>
            <w:top w:w="15" w:type="dxa"/>
            <w:left w:w="15" w:type="dxa"/>
            <w:bottom w:w="15" w:type="dxa"/>
            <w:right w:w="15" w:type="dxa"/>
          </w:tblCellMar>
        </w:tblPrEx>
        <w:trPr>
          <w:tblCellSpacing w:w="15" w:type="dxa"/>
          <w:jc w:val="center"/>
        </w:trPr>
        <w:tc>
          <w:tcPr>
            <w:tcW w:w="2005" w:type="dxa"/>
            <w:tcBorders>
              <w:top w:val="nil"/>
              <w:left w:val="nil"/>
              <w:bottom w:val="nil"/>
              <w:right w:val="nil"/>
            </w:tcBorders>
            <w:tcMar>
              <w:top w:w="20" w:type="dxa"/>
              <w:left w:w="0" w:type="dxa"/>
              <w:bottom w:w="20" w:type="dxa"/>
              <w:right w:w="120" w:type="dxa"/>
            </w:tcMar>
            <w:vAlign w:val="center"/>
          </w:tcPr>
          <w:p w14:paraId="56B92B1B">
            <w:pPr>
              <w:spacing w:before="120"/>
              <w:jc w:val="right"/>
              <w:textAlignment w:val="center"/>
              <w:rPr>
                <w:rFonts w:ascii="黑体" w:eastAsia="黑体" w:cs="黑体"/>
                <w:sz w:val="30"/>
                <w:szCs w:val="30"/>
              </w:rPr>
            </w:pPr>
            <w:r>
              <w:rPr>
                <w:rFonts w:ascii="黑体" w:eastAsia="黑体" w:cs="黑体"/>
                <w:sz w:val="30"/>
                <w:szCs w:val="30"/>
              </w:rPr>
              <w:t>指导教师</w:t>
            </w:r>
          </w:p>
        </w:tc>
        <w:tc>
          <w:tcPr>
            <w:tcW w:w="7058" w:type="dxa"/>
            <w:gridSpan w:val="3"/>
            <w:tcBorders>
              <w:top w:val="nil"/>
              <w:left w:val="nil"/>
              <w:bottom w:val="single" w:color="auto" w:sz="8" w:space="0"/>
              <w:right w:val="nil"/>
            </w:tcBorders>
            <w:tcMar>
              <w:top w:w="20" w:type="dxa"/>
              <w:left w:w="0" w:type="dxa"/>
              <w:bottom w:w="20" w:type="dxa"/>
              <w:right w:w="120" w:type="dxa"/>
            </w:tcMar>
            <w:vAlign w:val="center"/>
          </w:tcPr>
          <w:p w14:paraId="18B78087">
            <w:pPr>
              <w:spacing w:before="120"/>
              <w:jc w:val="center"/>
              <w:textAlignment w:val="center"/>
              <w:rPr>
                <w:rFonts w:ascii="仿宋" w:hAnsi="仿宋" w:eastAsia="仿宋" w:cs="仿宋"/>
                <w:sz w:val="30"/>
                <w:szCs w:val="30"/>
              </w:rPr>
            </w:pPr>
            <w:r>
              <w:rPr>
                <w:rFonts w:ascii="仿宋" w:hAnsi="仿宋" w:eastAsia="仿宋" w:cs="仿宋"/>
                <w:sz w:val="30"/>
                <w:szCs w:val="30"/>
              </w:rPr>
              <w:t xml:space="preserve">马宏宾 </w:t>
            </w:r>
          </w:p>
        </w:tc>
      </w:tr>
      <w:tr w14:paraId="2FB81EEE">
        <w:tblPrEx>
          <w:tblCellMar>
            <w:top w:w="15" w:type="dxa"/>
            <w:left w:w="15" w:type="dxa"/>
            <w:bottom w:w="15" w:type="dxa"/>
            <w:right w:w="15" w:type="dxa"/>
          </w:tblCellMar>
        </w:tblPrEx>
        <w:trPr>
          <w:tblCellSpacing w:w="15" w:type="dxa"/>
          <w:jc w:val="center"/>
        </w:trPr>
        <w:tc>
          <w:tcPr>
            <w:tcW w:w="2005" w:type="dxa"/>
            <w:tcBorders>
              <w:top w:val="nil"/>
              <w:left w:val="nil"/>
              <w:bottom w:val="nil"/>
              <w:right w:val="nil"/>
            </w:tcBorders>
            <w:tcMar>
              <w:top w:w="20" w:type="dxa"/>
              <w:left w:w="0" w:type="dxa"/>
              <w:bottom w:w="20" w:type="dxa"/>
              <w:right w:w="120" w:type="dxa"/>
            </w:tcMar>
            <w:vAlign w:val="center"/>
          </w:tcPr>
          <w:p w14:paraId="3F938139">
            <w:pPr>
              <w:spacing w:before="120"/>
              <w:jc w:val="right"/>
              <w:textAlignment w:val="center"/>
              <w:rPr>
                <w:rFonts w:ascii="黑体" w:eastAsia="黑体" w:cs="黑体"/>
                <w:sz w:val="30"/>
                <w:szCs w:val="30"/>
              </w:rPr>
            </w:pPr>
            <w:r>
              <w:rPr>
                <w:rFonts w:ascii="黑体" w:eastAsia="黑体" w:cs="黑体"/>
                <w:sz w:val="30"/>
                <w:szCs w:val="30"/>
              </w:rPr>
              <w:t>E-mail</w:t>
            </w:r>
          </w:p>
        </w:tc>
        <w:tc>
          <w:tcPr>
            <w:tcW w:w="7058" w:type="dxa"/>
            <w:gridSpan w:val="3"/>
            <w:tcBorders>
              <w:top w:val="nil"/>
              <w:left w:val="nil"/>
              <w:bottom w:val="single" w:color="auto" w:sz="8" w:space="0"/>
              <w:right w:val="nil"/>
            </w:tcBorders>
            <w:tcMar>
              <w:top w:w="20" w:type="dxa"/>
              <w:left w:w="0" w:type="dxa"/>
              <w:bottom w:w="20" w:type="dxa"/>
              <w:right w:w="120" w:type="dxa"/>
            </w:tcMar>
            <w:vAlign w:val="center"/>
          </w:tcPr>
          <w:p w14:paraId="18D147B1">
            <w:pPr>
              <w:spacing w:before="120"/>
              <w:jc w:val="center"/>
              <w:textAlignment w:val="center"/>
              <w:rPr>
                <w:rFonts w:ascii="仿宋" w:hAnsi="仿宋" w:eastAsia="仿宋" w:cs="仿宋"/>
                <w:sz w:val="30"/>
                <w:szCs w:val="30"/>
              </w:rPr>
            </w:pPr>
            <w:r>
              <w:rPr>
                <w:rFonts w:ascii="仿宋" w:hAnsi="仿宋" w:eastAsia="仿宋" w:cs="仿宋"/>
                <w:sz w:val="30"/>
                <w:szCs w:val="30"/>
              </w:rPr>
              <w:t>2322007845@qq.com</w:t>
            </w:r>
          </w:p>
        </w:tc>
      </w:tr>
      <w:tr w14:paraId="4B8F2241">
        <w:tblPrEx>
          <w:tblCellMar>
            <w:top w:w="15" w:type="dxa"/>
            <w:left w:w="15" w:type="dxa"/>
            <w:bottom w:w="15" w:type="dxa"/>
            <w:right w:w="15" w:type="dxa"/>
          </w:tblCellMar>
        </w:tblPrEx>
        <w:trPr>
          <w:tblCellSpacing w:w="15" w:type="dxa"/>
          <w:jc w:val="center"/>
        </w:trPr>
        <w:tc>
          <w:tcPr>
            <w:tcW w:w="2005" w:type="dxa"/>
            <w:tcBorders>
              <w:top w:val="nil"/>
              <w:left w:val="nil"/>
              <w:bottom w:val="nil"/>
              <w:right w:val="nil"/>
            </w:tcBorders>
            <w:tcMar>
              <w:top w:w="20" w:type="dxa"/>
              <w:left w:w="0" w:type="dxa"/>
              <w:bottom w:w="20" w:type="dxa"/>
              <w:right w:w="120" w:type="dxa"/>
            </w:tcMar>
            <w:vAlign w:val="center"/>
          </w:tcPr>
          <w:p w14:paraId="45874AD4">
            <w:pPr>
              <w:spacing w:before="120"/>
              <w:jc w:val="right"/>
              <w:textAlignment w:val="center"/>
              <w:rPr>
                <w:rFonts w:ascii="黑体" w:eastAsia="黑体" w:cs="黑体"/>
                <w:sz w:val="30"/>
                <w:szCs w:val="30"/>
              </w:rPr>
            </w:pPr>
            <w:r>
              <w:rPr>
                <w:rFonts w:ascii="黑体" w:eastAsia="黑体" w:cs="黑体"/>
                <w:sz w:val="30"/>
                <w:szCs w:val="30"/>
              </w:rPr>
              <w:t>申请日期</w:t>
            </w:r>
          </w:p>
        </w:tc>
        <w:tc>
          <w:tcPr>
            <w:tcW w:w="7058" w:type="dxa"/>
            <w:gridSpan w:val="3"/>
            <w:tcBorders>
              <w:top w:val="nil"/>
              <w:left w:val="nil"/>
              <w:bottom w:val="single" w:color="auto" w:sz="8" w:space="0"/>
              <w:right w:val="nil"/>
            </w:tcBorders>
            <w:tcMar>
              <w:top w:w="20" w:type="dxa"/>
              <w:left w:w="0" w:type="dxa"/>
              <w:bottom w:w="20" w:type="dxa"/>
              <w:right w:w="120" w:type="dxa"/>
            </w:tcMar>
            <w:vAlign w:val="center"/>
          </w:tcPr>
          <w:p w14:paraId="724E93F5">
            <w:pPr>
              <w:spacing w:before="120"/>
              <w:jc w:val="center"/>
              <w:textAlignment w:val="center"/>
              <w:rPr>
                <w:rFonts w:ascii="仿宋" w:hAnsi="仿宋" w:eastAsia="仿宋" w:cs="仿宋"/>
                <w:sz w:val="30"/>
                <w:szCs w:val="30"/>
              </w:rPr>
            </w:pPr>
            <w:r>
              <w:rPr>
                <w:rFonts w:hint="default" w:ascii="仿宋" w:hAnsi="仿宋" w:eastAsia="仿宋" w:cs="仿宋"/>
                <w:sz w:val="30"/>
                <w:szCs w:val="30"/>
              </w:rPr>
              <w:t>2025/11/26</w:t>
            </w:r>
          </w:p>
        </w:tc>
      </w:tr>
      <w:tr w14:paraId="21A08F7A">
        <w:tblPrEx>
          <w:tblCellMar>
            <w:top w:w="15" w:type="dxa"/>
            <w:left w:w="15" w:type="dxa"/>
            <w:bottom w:w="15" w:type="dxa"/>
            <w:right w:w="15" w:type="dxa"/>
          </w:tblCellMar>
        </w:tblPrEx>
        <w:trPr>
          <w:tblCellSpacing w:w="15" w:type="dxa"/>
          <w:jc w:val="center"/>
        </w:trPr>
        <w:tc>
          <w:tcPr>
            <w:tcW w:w="2005" w:type="dxa"/>
            <w:tcBorders>
              <w:top w:val="nil"/>
              <w:left w:val="nil"/>
              <w:bottom w:val="nil"/>
              <w:right w:val="nil"/>
            </w:tcBorders>
            <w:tcMar>
              <w:top w:w="20" w:type="dxa"/>
              <w:left w:w="0" w:type="dxa"/>
              <w:bottom w:w="20" w:type="dxa"/>
              <w:right w:w="120" w:type="dxa"/>
            </w:tcMar>
            <w:vAlign w:val="center"/>
          </w:tcPr>
          <w:p w14:paraId="4D21E204">
            <w:pPr>
              <w:spacing w:before="120"/>
              <w:jc w:val="right"/>
              <w:textAlignment w:val="center"/>
              <w:rPr>
                <w:rFonts w:ascii="黑体" w:eastAsia="黑体" w:cs="黑体"/>
                <w:sz w:val="30"/>
                <w:szCs w:val="30"/>
              </w:rPr>
            </w:pPr>
            <w:r>
              <w:rPr>
                <w:rFonts w:ascii="黑体" w:eastAsia="黑体" w:cs="黑体"/>
                <w:sz w:val="30"/>
                <w:szCs w:val="30"/>
              </w:rPr>
              <w:t>项目期限</w:t>
            </w:r>
          </w:p>
        </w:tc>
        <w:tc>
          <w:tcPr>
            <w:tcW w:w="7058" w:type="dxa"/>
            <w:gridSpan w:val="3"/>
            <w:tcBorders>
              <w:top w:val="nil"/>
              <w:left w:val="nil"/>
              <w:bottom w:val="single" w:color="auto" w:sz="8" w:space="0"/>
              <w:right w:val="nil"/>
            </w:tcBorders>
            <w:tcMar>
              <w:top w:w="20" w:type="dxa"/>
              <w:left w:w="0" w:type="dxa"/>
              <w:bottom w:w="20" w:type="dxa"/>
              <w:right w:w="120" w:type="dxa"/>
            </w:tcMar>
            <w:vAlign w:val="center"/>
          </w:tcPr>
          <w:p w14:paraId="27E89B75">
            <w:pPr>
              <w:spacing w:before="120"/>
              <w:jc w:val="center"/>
              <w:textAlignment w:val="center"/>
              <w:rPr>
                <w:rFonts w:ascii="仿宋" w:hAnsi="仿宋" w:eastAsia="仿宋" w:cs="仿宋"/>
                <w:sz w:val="30"/>
                <w:szCs w:val="30"/>
              </w:rPr>
            </w:pPr>
            <w:r>
              <w:rPr>
                <w:rFonts w:ascii="仿宋" w:hAnsi="仿宋" w:eastAsia="仿宋" w:cs="仿宋"/>
                <w:sz w:val="30"/>
                <w:szCs w:val="30"/>
              </w:rPr>
              <w:t xml:space="preserve">一年期 </w:t>
            </w:r>
          </w:p>
        </w:tc>
      </w:tr>
    </w:tbl>
    <w:p w14:paraId="27AD0919">
      <w:pPr>
        <w:spacing w:before="1600" w:after="120"/>
        <w:jc w:val="center"/>
        <w:rPr>
          <w:rFonts w:ascii="黑体" w:eastAsia="黑体" w:cs="黑体"/>
          <w:sz w:val="30"/>
          <w:szCs w:val="30"/>
        </w:rPr>
      </w:pPr>
      <w:r>
        <w:rPr>
          <w:rFonts w:ascii="黑体" w:eastAsia="黑体" w:cs="黑体"/>
          <w:sz w:val="30"/>
          <w:szCs w:val="30"/>
        </w:rPr>
        <w:t xml:space="preserve">北京理工大学 教务处 </w:t>
      </w:r>
    </w:p>
    <w:p w14:paraId="3442CC64">
      <w:pPr>
        <w:spacing w:before="640" w:after="640"/>
        <w:jc w:val="center"/>
        <w:rPr>
          <w:rFonts w:cs="宋体"/>
          <w:b/>
          <w:bCs/>
          <w:sz w:val="36"/>
          <w:szCs w:val="36"/>
        </w:rPr>
      </w:pPr>
      <w:r>
        <w:rPr>
          <w:rFonts w:ascii="微软雅黑" w:hAnsi="微软雅黑" w:eastAsia="微软雅黑" w:cs="微软雅黑"/>
        </w:rPr>
        <w:br w:type="page"/>
      </w:r>
      <w:r>
        <w:rPr>
          <w:rFonts w:cs="宋体"/>
          <w:b/>
          <w:bCs/>
          <w:sz w:val="36"/>
          <w:szCs w:val="36"/>
        </w:rPr>
        <w:t xml:space="preserve">填写说明 </w:t>
      </w:r>
    </w:p>
    <w:p w14:paraId="01A7D6AC">
      <w:pPr>
        <w:numPr>
          <w:ilvl w:val="0"/>
          <w:numId w:val="1"/>
        </w:numPr>
        <w:spacing w:before="640" w:afterAutospacing="1" w:line="640" w:lineRule="atLeast"/>
        <w:rPr>
          <w:rFonts w:cs="宋体"/>
        </w:rPr>
      </w:pPr>
      <w:r>
        <w:rPr>
          <w:rFonts w:ascii="仿宋" w:hAnsi="仿宋" w:eastAsia="仿宋" w:cs="仿宋"/>
          <w:sz w:val="30"/>
          <w:szCs w:val="30"/>
        </w:rPr>
        <w:t>本申请书所列各项内容均须实事求是，认真填写，表达明确严谨，简明扼要。</w:t>
      </w:r>
    </w:p>
    <w:p w14:paraId="1EE33CC2">
      <w:pPr>
        <w:numPr>
          <w:ilvl w:val="0"/>
          <w:numId w:val="1"/>
        </w:numPr>
        <w:spacing w:before="640" w:afterAutospacing="1" w:line="640" w:lineRule="atLeast"/>
        <w:rPr>
          <w:rFonts w:cs="宋体"/>
        </w:rPr>
      </w:pPr>
      <w:r>
        <w:rPr>
          <w:rFonts w:ascii="仿宋" w:hAnsi="仿宋" w:eastAsia="仿宋" w:cs="仿宋"/>
          <w:sz w:val="30"/>
          <w:szCs w:val="30"/>
        </w:rPr>
        <w:t>申请人可以是个人，也可为创新团队，首页只填负责人。“项目编号”一栏不填。</w:t>
      </w:r>
    </w:p>
    <w:p w14:paraId="0E9EA1C4">
      <w:pPr>
        <w:numPr>
          <w:ilvl w:val="0"/>
          <w:numId w:val="1"/>
        </w:numPr>
        <w:spacing w:before="640" w:afterAutospacing="1" w:line="640" w:lineRule="atLeast"/>
        <w:rPr>
          <w:rFonts w:cs="宋体"/>
        </w:rPr>
      </w:pPr>
      <w:r>
        <w:rPr>
          <w:rFonts w:ascii="仿宋" w:hAnsi="仿宋" w:eastAsia="仿宋" w:cs="仿宋"/>
          <w:sz w:val="30"/>
          <w:szCs w:val="30"/>
        </w:rPr>
        <w:t>本申请书为大16开本（A4），左侧装订成册。可网上下载、自行复印或加页，但格式、内容、大小均须与原件一致。</w:t>
      </w:r>
    </w:p>
    <w:p w14:paraId="76B09F86">
      <w:pPr>
        <w:numPr>
          <w:ilvl w:val="0"/>
          <w:numId w:val="1"/>
        </w:numPr>
        <w:spacing w:before="640" w:afterAutospacing="1" w:line="640" w:lineRule="atLeast"/>
        <w:rPr>
          <w:rFonts w:cs="宋体"/>
        </w:rPr>
      </w:pPr>
      <w:r>
        <w:rPr>
          <w:rFonts w:ascii="仿宋" w:hAnsi="仿宋" w:eastAsia="仿宋" w:cs="仿宋"/>
          <w:sz w:val="30"/>
          <w:szCs w:val="30"/>
        </w:rPr>
        <w:t>负责人所在学院认真审核, 经初评和答辩，签署意见后，将申请书（一式两份）报送xx大学项目管理办公室。</w:t>
      </w:r>
    </w:p>
    <w:p w14:paraId="70E4CC87">
      <w:pPr>
        <w:pStyle w:val="5"/>
        <w:keepNext/>
        <w:spacing w:line="600" w:lineRule="atLeast"/>
        <w:textAlignment w:val="center"/>
        <w:rPr>
          <w:rFonts w:ascii="黑体" w:eastAsia="黑体" w:cs="黑体"/>
          <w:sz w:val="28"/>
          <w:szCs w:val="28"/>
        </w:rPr>
      </w:pPr>
      <w:r>
        <w:rPr>
          <w:rFonts w:ascii="微软雅黑" w:hAnsi="微软雅黑" w:eastAsia="微软雅黑" w:cs="微软雅黑"/>
        </w:rPr>
        <w:br w:type="page"/>
      </w:r>
      <w:r>
        <w:rPr>
          <w:rFonts w:ascii="黑体" w:eastAsia="黑体" w:cs="黑体"/>
          <w:sz w:val="28"/>
          <w:szCs w:val="28"/>
        </w:rPr>
        <w:t xml:space="preserve">一、 基本情况 </w:t>
      </w:r>
    </w:p>
    <w:tbl>
      <w:tblPr>
        <w:tblStyle w:val="14"/>
        <w:tblW w:w="0" w:type="auto"/>
        <w:tblInd w:w="216" w:type="dxa"/>
        <w:tblLayout w:type="fixed"/>
        <w:tblCellMar>
          <w:top w:w="15" w:type="dxa"/>
          <w:left w:w="15" w:type="dxa"/>
          <w:bottom w:w="15" w:type="dxa"/>
          <w:right w:w="15" w:type="dxa"/>
        </w:tblCellMar>
      </w:tblPr>
      <w:tblGrid>
        <w:gridCol w:w="678"/>
        <w:gridCol w:w="1617"/>
        <w:gridCol w:w="1324"/>
        <w:gridCol w:w="568"/>
        <w:gridCol w:w="850"/>
        <w:gridCol w:w="1702"/>
        <w:gridCol w:w="525"/>
        <w:gridCol w:w="2116"/>
      </w:tblGrid>
      <w:tr w14:paraId="5E10A11C">
        <w:tblPrEx>
          <w:tblCellMar>
            <w:top w:w="15" w:type="dxa"/>
            <w:left w:w="15" w:type="dxa"/>
            <w:bottom w:w="15" w:type="dxa"/>
            <w:right w:w="15" w:type="dxa"/>
          </w:tblCellMar>
        </w:tblPrEx>
        <w:trPr>
          <w:trHeight w:val="599" w:hRule="atLeast"/>
        </w:trPr>
        <w:tc>
          <w:tcPr>
            <w:tcW w:w="678" w:type="dxa"/>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4874E68">
            <w:pPr>
              <w:jc w:val="center"/>
            </w:pPr>
            <w:r>
              <w:rPr>
                <w:rFonts w:cs="宋体"/>
              </w:rPr>
              <w:t>项目名称</w:t>
            </w:r>
          </w:p>
        </w:tc>
        <w:tc>
          <w:tcPr>
            <w:tcW w:w="8702" w:type="dxa"/>
            <w:gridSpan w:val="7"/>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25D7ACE5">
            <w:r>
              <w:t>自主可控可扩展开放式的兵棋推演平台设计与实现</w:t>
            </w:r>
          </w:p>
        </w:tc>
      </w:tr>
      <w:tr w14:paraId="3609FEBD">
        <w:tblPrEx>
          <w:tblCellMar>
            <w:top w:w="15" w:type="dxa"/>
            <w:left w:w="15" w:type="dxa"/>
            <w:bottom w:w="15" w:type="dxa"/>
            <w:right w:w="15" w:type="dxa"/>
          </w:tblCellMar>
        </w:tblPrEx>
        <w:trPr>
          <w:trHeight w:val="599" w:hRule="atLeast"/>
        </w:trPr>
        <w:tc>
          <w:tcPr>
            <w:tcW w:w="678" w:type="dxa"/>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F0199CC">
            <w:pPr>
              <w:jc w:val="center"/>
            </w:pPr>
            <w:r>
              <w:rPr>
                <w:rFonts w:cs="宋体"/>
              </w:rPr>
              <w:t>所属学科</w:t>
            </w:r>
          </w:p>
        </w:tc>
        <w:tc>
          <w:tcPr>
            <w:tcW w:w="8702" w:type="dxa"/>
            <w:gridSpan w:val="7"/>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3B75ECCB">
            <w:r>
              <w:rPr>
                <w:rFonts w:cs="宋体"/>
              </w:rPr>
              <w:t>学科一级门： 工学   学科二级类： 自动化</w:t>
            </w:r>
          </w:p>
        </w:tc>
      </w:tr>
      <w:tr w14:paraId="75083771">
        <w:tblPrEx>
          <w:tblCellMar>
            <w:top w:w="15" w:type="dxa"/>
            <w:left w:w="15" w:type="dxa"/>
            <w:bottom w:w="15" w:type="dxa"/>
            <w:right w:w="15" w:type="dxa"/>
          </w:tblCellMar>
        </w:tblPrEx>
        <w:trPr>
          <w:trHeight w:val="1802" w:hRule="atLeast"/>
        </w:trPr>
        <w:tc>
          <w:tcPr>
            <w:tcW w:w="678" w:type="dxa"/>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87E6E14">
            <w:pPr>
              <w:jc w:val="center"/>
            </w:pPr>
            <w:r>
              <w:rPr>
                <w:rFonts w:cs="宋体"/>
              </w:rPr>
              <w:t>项目来源</w:t>
            </w:r>
          </w:p>
        </w:tc>
        <w:tc>
          <w:tcPr>
            <w:tcW w:w="8702" w:type="dxa"/>
            <w:gridSpan w:val="7"/>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6551D1CD">
            <w:pPr>
              <w:textAlignment w:val="center"/>
            </w:pPr>
            <w:r>
              <w:rPr>
                <w:rFonts w:cs="宋体"/>
              </w:rPr>
              <w:t xml:space="preserve">□ A、学生自主选题，来源于自己对课题的长期积累与兴趣 </w:t>
            </w:r>
          </w:p>
          <w:p w14:paraId="0EEA8BD4">
            <w:pPr>
              <w:textAlignment w:val="center"/>
            </w:pPr>
            <w:r>
              <w:rPr>
                <w:rFonts w:cs="宋体"/>
              </w:rPr>
              <w:t xml:space="preserve">■ B、学生来源于教师科研项目选题 </w:t>
            </w:r>
          </w:p>
          <w:p w14:paraId="5702FC23">
            <w:pPr>
              <w:textAlignment w:val="center"/>
            </w:pPr>
            <w:r>
              <w:rPr>
                <w:rFonts w:cs="宋体"/>
              </w:rPr>
              <w:t xml:space="preserve">□ C、学生承担社会、企业委托项目选题 </w:t>
            </w:r>
          </w:p>
          <w:p w14:paraId="288FA66E">
            <w:pPr>
              <w:textAlignment w:val="center"/>
            </w:pPr>
            <w:r>
              <w:rPr>
                <w:rFonts w:cs="宋体"/>
              </w:rPr>
              <w:t xml:space="preserve">□ D、拔尖专项 </w:t>
            </w:r>
          </w:p>
          <w:p w14:paraId="29F08A07">
            <w:pPr>
              <w:textAlignment w:val="center"/>
            </w:pPr>
            <w:r>
              <w:rPr>
                <w:rFonts w:cs="宋体"/>
              </w:rPr>
              <w:t xml:space="preserve">□ E、竞赛专项 </w:t>
            </w:r>
          </w:p>
          <w:p w14:paraId="0BEBEDA3">
            <w:pPr>
              <w:textAlignment w:val="center"/>
            </w:pPr>
            <w:r>
              <w:rPr>
                <w:rFonts w:cs="宋体"/>
              </w:rPr>
              <w:t xml:space="preserve">□ F、研修专项 </w:t>
            </w:r>
          </w:p>
        </w:tc>
      </w:tr>
      <w:tr w14:paraId="6686BCAD">
        <w:tblPrEx>
          <w:tblCellMar>
            <w:top w:w="15" w:type="dxa"/>
            <w:left w:w="15" w:type="dxa"/>
            <w:bottom w:w="15" w:type="dxa"/>
            <w:right w:w="15" w:type="dxa"/>
          </w:tblCellMar>
        </w:tblPrEx>
        <w:trPr>
          <w:trHeight w:val="895" w:hRule="atLeast"/>
        </w:trPr>
        <w:tc>
          <w:tcPr>
            <w:tcW w:w="678" w:type="dxa"/>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743D0DA">
            <w:pPr>
              <w:jc w:val="center"/>
            </w:pPr>
            <w:r>
              <w:rPr>
                <w:rFonts w:cs="宋体"/>
              </w:rPr>
              <w:t>申请金额</w:t>
            </w:r>
          </w:p>
        </w:tc>
        <w:tc>
          <w:tcPr>
            <w:tcW w:w="1617" w:type="dxa"/>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5FB01D20">
            <w:r>
              <w:rPr>
                <w:rFonts w:hint="default" w:cs="宋体"/>
              </w:rPr>
              <w:t>3</w:t>
            </w:r>
            <w:r>
              <w:rPr>
                <w:rFonts w:cs="宋体"/>
              </w:rPr>
              <w:t xml:space="preserve">000.00 元 </w:t>
            </w:r>
          </w:p>
        </w:tc>
        <w:tc>
          <w:tcPr>
            <w:tcW w:w="1324"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025A3DFA">
            <w:pPr>
              <w:jc w:val="center"/>
            </w:pPr>
            <w:r>
              <w:rPr>
                <w:rFonts w:cs="宋体"/>
              </w:rPr>
              <w:t>项目期限</w:t>
            </w:r>
          </w:p>
        </w:tc>
        <w:tc>
          <w:tcPr>
            <w:tcW w:w="568" w:type="dxa"/>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5B086221">
            <w:r>
              <w:rPr>
                <w:rFonts w:cs="宋体"/>
              </w:rPr>
              <w:t xml:space="preserve">一年期 </w:t>
            </w:r>
          </w:p>
        </w:tc>
        <w:tc>
          <w:tcPr>
            <w:tcW w:w="2552" w:type="dxa"/>
            <w:gridSpan w:val="2"/>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6BA982AD">
            <w:pPr>
              <w:jc w:val="center"/>
            </w:pPr>
            <w:r>
              <w:rPr>
                <w:rFonts w:cs="宋体"/>
              </w:rPr>
              <w:t>拟申报项目级别</w:t>
            </w:r>
          </w:p>
        </w:tc>
        <w:tc>
          <w:tcPr>
            <w:tcW w:w="2641" w:type="dxa"/>
            <w:gridSpan w:val="2"/>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61070CE6">
            <w:r>
              <w:rPr>
                <w:rFonts w:cs="宋体"/>
              </w:rPr>
              <w:t>校级</w:t>
            </w:r>
          </w:p>
        </w:tc>
      </w:tr>
      <w:tr w14:paraId="4412E7FA">
        <w:tblPrEx>
          <w:tblCellMar>
            <w:top w:w="15" w:type="dxa"/>
            <w:left w:w="15" w:type="dxa"/>
            <w:bottom w:w="15" w:type="dxa"/>
            <w:right w:w="15" w:type="dxa"/>
          </w:tblCellMar>
        </w:tblPrEx>
        <w:trPr>
          <w:trHeight w:val="871" w:hRule="atLeast"/>
        </w:trPr>
        <w:tc>
          <w:tcPr>
            <w:tcW w:w="678" w:type="dxa"/>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A0132FB">
            <w:pPr>
              <w:jc w:val="center"/>
            </w:pPr>
            <w:r>
              <w:rPr>
                <w:rFonts w:cs="宋体"/>
              </w:rPr>
              <w:t>负责人</w:t>
            </w:r>
          </w:p>
        </w:tc>
        <w:tc>
          <w:tcPr>
            <w:tcW w:w="1617" w:type="dxa"/>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7B0DA3DE">
            <w:pPr>
              <w:ind w:firstLine="240" w:firstLineChars="100"/>
            </w:pPr>
            <w:r>
              <w:t>刘子铭</w:t>
            </w:r>
          </w:p>
        </w:tc>
        <w:tc>
          <w:tcPr>
            <w:tcW w:w="1324"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55546FF0">
            <w:pPr>
              <w:jc w:val="center"/>
            </w:pPr>
          </w:p>
        </w:tc>
        <w:tc>
          <w:tcPr>
            <w:tcW w:w="568" w:type="dxa"/>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2357206F"/>
        </w:tc>
        <w:tc>
          <w:tcPr>
            <w:tcW w:w="850"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6083F86C">
            <w:pPr>
              <w:jc w:val="center"/>
            </w:pPr>
          </w:p>
        </w:tc>
        <w:tc>
          <w:tcPr>
            <w:tcW w:w="1702" w:type="dxa"/>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41DE269E"/>
        </w:tc>
        <w:tc>
          <w:tcPr>
            <w:tcW w:w="525"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027C5E02">
            <w:pPr>
              <w:jc w:val="center"/>
            </w:pPr>
          </w:p>
        </w:tc>
        <w:tc>
          <w:tcPr>
            <w:tcW w:w="2116" w:type="dxa"/>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782F27B3">
            <w:pPr>
              <w:jc w:val="center"/>
            </w:pPr>
          </w:p>
        </w:tc>
      </w:tr>
      <w:tr w14:paraId="179E2411">
        <w:tblPrEx>
          <w:tblCellMar>
            <w:top w:w="15" w:type="dxa"/>
            <w:left w:w="15" w:type="dxa"/>
            <w:bottom w:w="15" w:type="dxa"/>
            <w:right w:w="15" w:type="dxa"/>
          </w:tblCellMar>
        </w:tblPrEx>
        <w:trPr>
          <w:trHeight w:val="303" w:hRule="atLeast"/>
        </w:trPr>
        <w:tc>
          <w:tcPr>
            <w:tcW w:w="678" w:type="dxa"/>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45A4C98">
            <w:pPr>
              <w:jc w:val="center"/>
            </w:pPr>
            <w:r>
              <w:rPr>
                <w:rFonts w:cs="宋体"/>
              </w:rPr>
              <w:t>学号</w:t>
            </w:r>
          </w:p>
        </w:tc>
        <w:tc>
          <w:tcPr>
            <w:tcW w:w="1617" w:type="dxa"/>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373936D7">
            <w:r>
              <w:t>1120253357</w:t>
            </w:r>
          </w:p>
        </w:tc>
        <w:tc>
          <w:tcPr>
            <w:tcW w:w="1324"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28F9A4DB">
            <w:pPr>
              <w:jc w:val="center"/>
            </w:pPr>
          </w:p>
        </w:tc>
        <w:tc>
          <w:tcPr>
            <w:tcW w:w="5761" w:type="dxa"/>
            <w:gridSpan w:val="5"/>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0C363BBB"/>
        </w:tc>
      </w:tr>
      <w:tr w14:paraId="19A751A4">
        <w:tblPrEx>
          <w:tblCellMar>
            <w:top w:w="15" w:type="dxa"/>
            <w:left w:w="15" w:type="dxa"/>
            <w:bottom w:w="15" w:type="dxa"/>
            <w:right w:w="15" w:type="dxa"/>
          </w:tblCellMar>
        </w:tblPrEx>
        <w:trPr>
          <w:trHeight w:val="599" w:hRule="atLeast"/>
        </w:trPr>
        <w:tc>
          <w:tcPr>
            <w:tcW w:w="678" w:type="dxa"/>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8DA5D52">
            <w:pPr>
              <w:jc w:val="center"/>
            </w:pPr>
            <w:r>
              <w:rPr>
                <w:rFonts w:cs="宋体"/>
              </w:rPr>
              <w:t>指导教师</w:t>
            </w:r>
          </w:p>
        </w:tc>
        <w:tc>
          <w:tcPr>
            <w:tcW w:w="1617" w:type="dxa"/>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5C3ACEA8">
            <w:r>
              <w:t>马宏宾</w:t>
            </w:r>
          </w:p>
        </w:tc>
        <w:tc>
          <w:tcPr>
            <w:tcW w:w="1324"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5716E1E4">
            <w:pPr>
              <w:jc w:val="center"/>
            </w:pPr>
          </w:p>
        </w:tc>
        <w:tc>
          <w:tcPr>
            <w:tcW w:w="5761" w:type="dxa"/>
            <w:gridSpan w:val="5"/>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23E4C005"/>
        </w:tc>
      </w:tr>
      <w:tr w14:paraId="790FB62F">
        <w:tblPrEx>
          <w:tblCellMar>
            <w:top w:w="15" w:type="dxa"/>
            <w:left w:w="15" w:type="dxa"/>
            <w:bottom w:w="15" w:type="dxa"/>
            <w:right w:w="15" w:type="dxa"/>
          </w:tblCellMar>
        </w:tblPrEx>
        <w:trPr>
          <w:trHeight w:val="2401" w:hRule="atLeast"/>
        </w:trPr>
        <w:tc>
          <w:tcPr>
            <w:tcW w:w="2295" w:type="dxa"/>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2F3C18B">
            <w:pPr>
              <w:jc w:val="center"/>
            </w:pPr>
            <w:r>
              <w:rPr>
                <w:rFonts w:cs="宋体"/>
              </w:rPr>
              <w:t>项目简介</w:t>
            </w:r>
          </w:p>
        </w:tc>
        <w:tc>
          <w:tcPr>
            <w:tcW w:w="7085" w:type="dxa"/>
            <w:gridSpan w:val="6"/>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1C54B77B">
            <w:r>
              <w:t>以自主可控为基石，可扩展为架构核心，开放式为生态理念，面向军事训练、战术研究、装备论证等场景，构建模块化、高适配、安全可靠的兵棋推演平台，兼顾专业级推演需求与教学科研灵活性。要设计一个自主可控兵棋推演平台并提升平台自主性、完备性、智能性和美观性。自主可控意味着系统能够自动运行推演，同时允许指挥员干预和调整参数。可扩展性确保平台能处理从小规模到大规模的场景，支持更多单位和复杂规则。开放式设计允许第三方开发者集成新模块或工具，促进协作和创新。该平台可能采用模块化架构，目标是提供一个灵活、强大的工具，用于日常推演、战略规划和决策支持，同时确保安全性和可靠性。</w:t>
            </w:r>
          </w:p>
        </w:tc>
      </w:tr>
      <w:tr w14:paraId="289EF934">
        <w:tblPrEx>
          <w:tblCellMar>
            <w:top w:w="15" w:type="dxa"/>
            <w:left w:w="15" w:type="dxa"/>
            <w:bottom w:w="15" w:type="dxa"/>
            <w:right w:w="15" w:type="dxa"/>
          </w:tblCellMar>
        </w:tblPrEx>
        <w:trPr>
          <w:trHeight w:val="591" w:hRule="atLeast"/>
        </w:trPr>
        <w:tc>
          <w:tcPr>
            <w:tcW w:w="2295" w:type="dxa"/>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ACD145F">
            <w:pPr>
              <w:jc w:val="center"/>
            </w:pPr>
            <w:r>
              <w:rPr>
                <w:rFonts w:cs="宋体"/>
              </w:rPr>
              <w:t>负责人曾经参与科研的情况</w:t>
            </w:r>
          </w:p>
        </w:tc>
        <w:tc>
          <w:tcPr>
            <w:tcW w:w="7085" w:type="dxa"/>
            <w:gridSpan w:val="6"/>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58935E8C">
            <w:r>
              <w:t>暂无</w:t>
            </w:r>
          </w:p>
        </w:tc>
      </w:tr>
      <w:tr w14:paraId="18B6B51E">
        <w:tblPrEx>
          <w:tblCellMar>
            <w:top w:w="15" w:type="dxa"/>
            <w:left w:w="15" w:type="dxa"/>
            <w:bottom w:w="15" w:type="dxa"/>
            <w:right w:w="15" w:type="dxa"/>
          </w:tblCellMar>
        </w:tblPrEx>
        <w:trPr>
          <w:trHeight w:val="1578" w:hRule="atLeast"/>
        </w:trPr>
        <w:tc>
          <w:tcPr>
            <w:tcW w:w="2295" w:type="dxa"/>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75CAF948">
            <w:pPr>
              <w:jc w:val="center"/>
            </w:pPr>
            <w:r>
              <w:rPr>
                <w:rFonts w:cs="宋体"/>
              </w:rPr>
              <w:t>指导教师承担科研课题情况</w:t>
            </w:r>
          </w:p>
        </w:tc>
        <w:tc>
          <w:tcPr>
            <w:tcW w:w="7085" w:type="dxa"/>
            <w:gridSpan w:val="6"/>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4F6DF468">
            <w:pPr>
              <w:rPr>
                <w:rFonts w:ascii="Times New Roman" w:hAnsi="Times New Roman"/>
              </w:rPr>
            </w:pPr>
            <w:r>
              <w:rPr>
                <w:rFonts w:ascii="Times New Roman" w:hAnsi="Times New Roman"/>
              </w:rPr>
              <w:t>a)教育部新世纪优秀人才支持项目B类（NCET-09-0045）：若干新的适应控制理论问题及其应用，2010年1月─2012年12月，负责人：马宏宾。</w:t>
            </w:r>
          </w:p>
          <w:p w14:paraId="48460C6D">
            <w:pPr>
              <w:rPr>
                <w:rFonts w:ascii="Times New Roman" w:hAnsi="Times New Roman"/>
              </w:rPr>
            </w:pPr>
          </w:p>
          <w:p w14:paraId="425798D9">
            <w:pPr>
              <w:rPr>
                <w:rFonts w:ascii="Times New Roman" w:hAnsi="Times New Roman"/>
              </w:rPr>
            </w:pPr>
            <w:r>
              <w:rPr>
                <w:rFonts w:ascii="Times New Roman" w:hAnsi="Times New Roman"/>
              </w:rPr>
              <w:t>b)北京理工大学聘请外国文教专家重点项目：多智能体系统适应控制，2010年1月─2013年12月，负责人：马宏宾。</w:t>
            </w:r>
          </w:p>
          <w:p w14:paraId="358FA236">
            <w:pPr>
              <w:rPr>
                <w:rFonts w:ascii="Times New Roman" w:hAnsi="Times New Roman"/>
              </w:rPr>
            </w:pPr>
          </w:p>
          <w:p w14:paraId="624EC23D">
            <w:pPr>
              <w:rPr>
                <w:rFonts w:ascii="Times New Roman" w:hAnsi="Times New Roman"/>
              </w:rPr>
            </w:pPr>
            <w:r>
              <w:rPr>
                <w:rFonts w:ascii="Times New Roman" w:hAnsi="Times New Roman"/>
              </w:rPr>
              <w:t>c)欧盟玛丽居里基金FP7国际合作项目（PIIFR-GA-2010-910078）：Bringing Human Neuromotor Intelligence to Robots，2011年8月─2014年8月，中方负责人：马宏宾。（FP7为欧盟首要的全局性和战略性科技计划，玛丽居里基金为该框架内的国际合作基金，该基金只有极少数优秀研究者获得）</w:t>
            </w:r>
          </w:p>
          <w:p w14:paraId="027E8916">
            <w:pPr>
              <w:rPr>
                <w:rFonts w:ascii="Times New Roman" w:hAnsi="Times New Roman"/>
              </w:rPr>
            </w:pPr>
          </w:p>
          <w:p w14:paraId="4B5DCC2F">
            <w:pPr>
              <w:rPr>
                <w:rFonts w:ascii="Times New Roman" w:hAnsi="Times New Roman"/>
              </w:rPr>
            </w:pPr>
            <w:r>
              <w:rPr>
                <w:rFonts w:ascii="Times New Roman" w:hAnsi="Times New Roman"/>
              </w:rPr>
              <w:t>d)国家自然科学基金（61004059）：多智能体分散自适应控制中的反馈学习机制及其极限，2011年1月─2013年12月，负责人：马宏宾。</w:t>
            </w:r>
          </w:p>
          <w:p w14:paraId="686F13F2">
            <w:pPr>
              <w:rPr>
                <w:rFonts w:ascii="Times New Roman" w:hAnsi="Times New Roman"/>
              </w:rPr>
            </w:pPr>
          </w:p>
          <w:p w14:paraId="085D18D6">
            <w:pPr>
              <w:rPr>
                <w:rFonts w:ascii="Times New Roman" w:hAnsi="Times New Roman"/>
              </w:rPr>
            </w:pPr>
            <w:r>
              <w:rPr>
                <w:rFonts w:ascii="Times New Roman" w:hAnsi="Times New Roman"/>
              </w:rPr>
              <w:t>e)北京理工大学基础研究基金：半参数自适应估计与控制理论及应用，2011年1月─2012年12月，负责人：马宏宾。</w:t>
            </w:r>
          </w:p>
          <w:p w14:paraId="768E8F1F">
            <w:pPr>
              <w:rPr>
                <w:rFonts w:ascii="Times New Roman" w:hAnsi="Times New Roman"/>
              </w:rPr>
            </w:pPr>
          </w:p>
          <w:p w14:paraId="5615A01B">
            <w:pPr>
              <w:rPr>
                <w:rFonts w:ascii="Times New Roman" w:hAnsi="Times New Roman"/>
              </w:rPr>
            </w:pPr>
            <w:r>
              <w:rPr>
                <w:rFonts w:ascii="Times New Roman" w:hAnsi="Times New Roman"/>
              </w:rPr>
              <w:t>f)教育部“导航制导与控制”工程研究中心科研基地科技支持基金：多智能体分散自适应控制中的反馈学习机制，2011年1月─2012年12月，负责人：马宏宾。</w:t>
            </w:r>
          </w:p>
          <w:p w14:paraId="16AC11CA">
            <w:pPr>
              <w:rPr>
                <w:rFonts w:ascii="Times New Roman" w:hAnsi="Times New Roman"/>
              </w:rPr>
            </w:pPr>
          </w:p>
          <w:p w14:paraId="62332E06">
            <w:pPr>
              <w:rPr>
                <w:rFonts w:ascii="Times New Roman" w:hAnsi="Times New Roman"/>
              </w:rPr>
            </w:pPr>
            <w:r>
              <w:rPr>
                <w:rFonts w:ascii="Times New Roman" w:hAnsi="Times New Roman"/>
              </w:rPr>
              <w:t>g)北京理工大学国际科技合作专项计划：智能共享在遥操作移动机器人控制与导航应用上的研究，2012年1月─2013年12月，负责人：马宏宾。</w:t>
            </w:r>
          </w:p>
          <w:p w14:paraId="60798C7F">
            <w:pPr>
              <w:rPr>
                <w:rFonts w:ascii="Times New Roman" w:hAnsi="Times New Roman"/>
              </w:rPr>
            </w:pPr>
          </w:p>
          <w:p w14:paraId="320FC8B1">
            <w:pPr>
              <w:rPr>
                <w:rFonts w:ascii="Times New Roman" w:hAnsi="Times New Roman"/>
              </w:rPr>
            </w:pPr>
            <w:r>
              <w:rPr>
                <w:rFonts w:ascii="Times New Roman" w:hAnsi="Times New Roman"/>
              </w:rPr>
              <w:t>h)国家自然科学基金国际(地区)合作与交流项目（61211130359）：基于人－机器人协作的智能共享控制，2012年4月─2014年3月，中方负责人：马宏宾。</w:t>
            </w:r>
          </w:p>
          <w:p w14:paraId="2292FF00">
            <w:pPr>
              <w:rPr>
                <w:rFonts w:ascii="Times New Roman" w:hAnsi="Times New Roman"/>
              </w:rPr>
            </w:pPr>
          </w:p>
          <w:p w14:paraId="7C4D6E86">
            <w:pPr>
              <w:rPr>
                <w:rFonts w:ascii="Times New Roman" w:hAnsi="Times New Roman"/>
              </w:rPr>
            </w:pPr>
            <w:r>
              <w:rPr>
                <w:rFonts w:ascii="Times New Roman" w:hAnsi="Times New Roman"/>
              </w:rPr>
              <w:t>i)国家自然科学基金面上项目（61473038）：大范围不确定随机线性系统自适应滤波估计及其若干应用，2015年1月─2018年12月，负责人：马宏宾。</w:t>
            </w:r>
          </w:p>
          <w:p w14:paraId="41960E7B">
            <w:pPr>
              <w:rPr>
                <w:rFonts w:ascii="Times New Roman" w:hAnsi="Times New Roman"/>
              </w:rPr>
            </w:pPr>
          </w:p>
          <w:p w14:paraId="34B64BA4">
            <w:pPr>
              <w:rPr>
                <w:rFonts w:ascii="Times New Roman" w:hAnsi="Times New Roman"/>
              </w:rPr>
            </w:pPr>
            <w:r>
              <w:rPr>
                <w:rFonts w:ascii="Times New Roman" w:hAnsi="Times New Roman"/>
              </w:rPr>
              <w:t>j)国家自然科学基金面上项目（62076028）：面向智能博弈的非对称动态对策建模仿真与自适应学习，2021年1月─2024年12月，负责人：马宏宾。</w:t>
            </w:r>
          </w:p>
          <w:p w14:paraId="5080ACF1">
            <w:pPr>
              <w:rPr>
                <w:rFonts w:ascii="Times New Roman" w:hAnsi="Times New Roman"/>
              </w:rPr>
            </w:pPr>
          </w:p>
          <w:p w14:paraId="737775A3">
            <w:pPr>
              <w:rPr>
                <w:rFonts w:ascii="Times New Roman" w:hAnsi="Times New Roman"/>
              </w:rPr>
            </w:pPr>
            <w:r>
              <w:rPr>
                <w:rFonts w:ascii="Times New Roman" w:hAnsi="Times New Roman"/>
              </w:rPr>
              <w:t>k)国家自然科学基金面上项目（62473052）：面向兵棋推演智能解说的自适应多层级多模态态势分析与预测，2025年1月─2028年12月，负责人：马宏宾。</w:t>
            </w:r>
          </w:p>
          <w:p w14:paraId="48E8D11F">
            <w:pPr>
              <w:rPr>
                <w:rFonts w:ascii="Times New Roman" w:hAnsi="Times New Roman"/>
              </w:rPr>
            </w:pPr>
          </w:p>
          <w:p w14:paraId="26AB631C">
            <w:pPr>
              <w:rPr>
                <w:rFonts w:ascii="Times New Roman" w:hAnsi="Times New Roman"/>
              </w:rPr>
            </w:pPr>
            <w:r>
              <w:rPr>
                <w:rFonts w:ascii="Times New Roman" w:hAnsi="Times New Roman"/>
              </w:rPr>
              <w:t>I)北京市优秀人才培养资助项目（类型D）：基于RFID网络及先进估计滤波算法的室内定位跟踪技术研究，2013年1月─2014年12月，负责人：马宏宾。</w:t>
            </w:r>
          </w:p>
          <w:p w14:paraId="180602A4">
            <w:pPr>
              <w:rPr>
                <w:rFonts w:ascii="Times New Roman" w:hAnsi="Times New Roman"/>
              </w:rPr>
            </w:pPr>
          </w:p>
          <w:p w14:paraId="399FFC69">
            <w:pPr>
              <w:rPr>
                <w:rFonts w:ascii="Times New Roman" w:hAnsi="Times New Roman"/>
              </w:rPr>
            </w:pPr>
            <w:r>
              <w:rPr>
                <w:rFonts w:ascii="Times New Roman" w:hAnsi="Times New Roman"/>
              </w:rPr>
              <w:t>m)国家自然科学基金重大研究计划培育项目（91648117）：基于数据驱动适应学习的人-机-环境多模态感知与自然交互，2017年1月─2019年12月，负责人：马宏宾。</w:t>
            </w:r>
          </w:p>
          <w:p w14:paraId="49A30FC7">
            <w:pPr>
              <w:rPr>
                <w:rFonts w:ascii="Times New Roman" w:hAnsi="Times New Roman"/>
              </w:rPr>
            </w:pPr>
          </w:p>
          <w:p w14:paraId="0FA111A6">
            <w:pPr>
              <w:rPr>
                <w:rFonts w:ascii="Times New Roman" w:hAnsi="Times New Roman"/>
              </w:rPr>
            </w:pPr>
            <w:r>
              <w:rPr>
                <w:rFonts w:ascii="Times New Roman" w:hAnsi="Times New Roman"/>
              </w:rPr>
              <w:t>n)NQI专项-国家重点研发计划项目（2017YFF0205306）：温室气体和大气污染物排放量计量研究，子课题：分布源温室气体排放量测量方法研究，2017年7月到2020年12月，子课题负责人：马宏宾。</w:t>
            </w:r>
          </w:p>
          <w:p w14:paraId="312EC44E">
            <w:pPr>
              <w:rPr>
                <w:rFonts w:ascii="Times New Roman" w:hAnsi="Times New Roman"/>
              </w:rPr>
            </w:pPr>
          </w:p>
          <w:p w14:paraId="6A2DA43F">
            <w:pPr>
              <w:rPr>
                <w:rFonts w:ascii="Times New Roman" w:hAnsi="Times New Roman"/>
              </w:rPr>
            </w:pPr>
            <w:r>
              <w:rPr>
                <w:rFonts w:ascii="Times New Roman" w:hAnsi="Times New Roman"/>
              </w:rPr>
              <w:t>o)新一代人工智能专项-国家重点研发计划项目（2018AAA0101000）：非完全动态信息自适应博弈，子课题：自适应博弈，2019年11月到2022年10月，子课题负责人：马宏宾。</w:t>
            </w:r>
          </w:p>
          <w:p w14:paraId="740302C3">
            <w:pPr>
              <w:rPr>
                <w:rFonts w:ascii="Times New Roman" w:hAnsi="Times New Roman"/>
              </w:rPr>
            </w:pPr>
          </w:p>
          <w:p w14:paraId="06CA449B">
            <w:pPr>
              <w:rPr>
                <w:rFonts w:hint="default" w:ascii="Times New Roman" w:hAnsi="Times New Roman"/>
              </w:rPr>
            </w:pPr>
            <w:r>
              <w:rPr>
                <w:rFonts w:ascii="Times New Roman" w:hAnsi="Times New Roman"/>
              </w:rPr>
              <w:t>p)北京自然科学基金面上项目（4172055）：基于极限学习机的数据驱动受限约束自适应学习与控制，2017年1月-2019年12月，项目负责人：马宏宾。</w:t>
            </w:r>
          </w:p>
        </w:tc>
      </w:tr>
      <w:tr w14:paraId="17B740D8">
        <w:tblPrEx>
          <w:tblCellMar>
            <w:top w:w="15" w:type="dxa"/>
            <w:left w:w="15" w:type="dxa"/>
            <w:bottom w:w="15" w:type="dxa"/>
            <w:right w:w="15" w:type="dxa"/>
          </w:tblCellMar>
        </w:tblPrEx>
        <w:trPr>
          <w:trHeight w:val="599" w:hRule="atLeast"/>
        </w:trPr>
        <w:tc>
          <w:tcPr>
            <w:tcW w:w="2295" w:type="dxa"/>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44F0C54">
            <w:pPr>
              <w:jc w:val="center"/>
            </w:pPr>
            <w:r>
              <w:rPr>
                <w:rFonts w:cs="宋体"/>
              </w:rPr>
              <w:t>指导教师对本项目的支持情况</w:t>
            </w:r>
          </w:p>
        </w:tc>
        <w:tc>
          <w:tcPr>
            <w:tcW w:w="7085" w:type="dxa"/>
            <w:gridSpan w:val="6"/>
            <w:tcBorders>
              <w:top w:val="single" w:color="auto" w:sz="8" w:space="0"/>
              <w:left w:val="nil"/>
              <w:bottom w:val="single" w:color="auto" w:sz="8" w:space="0"/>
              <w:right w:val="single" w:color="auto" w:sz="8" w:space="0"/>
            </w:tcBorders>
            <w:tcMar>
              <w:top w:w="120" w:type="dxa"/>
              <w:left w:w="240" w:type="dxa"/>
              <w:bottom w:w="120" w:type="dxa"/>
              <w:right w:w="0" w:type="dxa"/>
            </w:tcMar>
            <w:vAlign w:val="center"/>
          </w:tcPr>
          <w:p w14:paraId="663C4BFC">
            <w:r>
              <w:t>一、学术指导与方向把控</w:t>
            </w:r>
          </w:p>
          <w:p w14:paraId="323BFE1B">
            <w:r>
              <w:t xml:space="preserve"> </w:t>
            </w:r>
          </w:p>
          <w:p w14:paraId="42901971">
            <w:r>
              <w:t>1. 项目初期，指导教师结合学科前沿与实际应用需求，协助明确研究主题、梳理核心研究问题，避免选题偏离学术规范或实践价值，为项目搭建清晰的技术框架。</w:t>
            </w:r>
          </w:p>
          <w:p w14:paraId="2D2CD067"/>
          <w:p w14:paraId="2B43DCC8">
            <w:r>
              <w:t>2. 研究过程中，定期召开项目推进会，针对关键技术难点提供针对性指导，推荐核心参考文献、学术工具与研究方法，帮助规避技术误区。</w:t>
            </w:r>
          </w:p>
          <w:p w14:paraId="6579A491"/>
          <w:p w14:paraId="06AB4C8F">
            <w:r>
              <w:t>3. 对项目方案、实验设计、论文/报告草稿进行多轮审阅，从学术严谨性、逻辑完整性、表述规范性等方面提出修改建议，提升成果质量。</w:t>
            </w:r>
          </w:p>
          <w:p w14:paraId="74A4C36B">
            <w:r>
              <w:t xml:space="preserve"> </w:t>
            </w:r>
          </w:p>
          <w:p w14:paraId="6FE9C5EC">
            <w:r>
              <w:t>二、资源支持与实践保障</w:t>
            </w:r>
          </w:p>
          <w:p w14:paraId="765AD7DB">
            <w:r>
              <w:t xml:space="preserve"> </w:t>
            </w:r>
          </w:p>
          <w:p w14:paraId="1617E6C5">
            <w:r>
              <w:t>1. 协调实验室场地、仪器设备，确保实验顺利开展。</w:t>
            </w:r>
          </w:p>
          <w:p w14:paraId="2DFCD0EF"/>
          <w:p w14:paraId="56E83199">
            <w:r>
              <w:t>2. 指导申请校级/省级大学生创新创业训练计划、学科竞赛等项目立项，协助争取经费支持，覆盖材料采购、数据获取等开支。</w:t>
            </w:r>
          </w:p>
          <w:p w14:paraId="24C38D14">
            <w:r>
              <w:t xml:space="preserve"> </w:t>
            </w:r>
          </w:p>
          <w:p w14:paraId="7D081194">
            <w:r>
              <w:t>三、过程管理与能力培养</w:t>
            </w:r>
          </w:p>
          <w:p w14:paraId="39974863">
            <w:r>
              <w:t xml:space="preserve"> </w:t>
            </w:r>
          </w:p>
          <w:p w14:paraId="7BC0CDE9">
            <w:r>
              <w:t>1. 制定阶段性项目进度表，督促团队按节点完成任务，培养时间管理与团队协作能力；针对项目推进中的问题，引导团队自主思考、自主解决，提升独立研究能力。</w:t>
            </w:r>
          </w:p>
          <w:p w14:paraId="2EA85C95"/>
          <w:p w14:paraId="0BF47A34">
            <w:r>
              <w:t>2. 鼓励团队参与学术会议、学科竞赛等交流活动，指导成果展示技巧，助力项目成果转化与推广。</w:t>
            </w:r>
          </w:p>
          <w:p w14:paraId="3D00C79A">
            <w:r>
              <w:t xml:space="preserve"> </w:t>
            </w:r>
          </w:p>
          <w:p w14:paraId="61F626F3">
            <w:r>
              <w:t>四、精神激励与持续支持</w:t>
            </w:r>
          </w:p>
          <w:p w14:paraId="3B412779">
            <w:r>
              <w:t xml:space="preserve"> </w:t>
            </w:r>
          </w:p>
          <w:p w14:paraId="5798B07B">
            <w:r>
              <w:t>1. 在项目遇到瓶颈时给予鼓励，帮助团队调整心态，增强克服困难的信心；尊重团队创新想法，支持在原有方案基础上进行合理优化与探索。</w:t>
            </w:r>
          </w:p>
        </w:tc>
      </w:tr>
      <w:tr w14:paraId="4F1A6E26">
        <w:tblPrEx>
          <w:tblCellMar>
            <w:top w:w="15" w:type="dxa"/>
            <w:left w:w="15" w:type="dxa"/>
            <w:bottom w:w="15" w:type="dxa"/>
            <w:right w:w="15" w:type="dxa"/>
          </w:tblCellMar>
        </w:tblPrEx>
        <w:trPr>
          <w:trHeight w:val="711" w:hRule="atLeast"/>
        </w:trPr>
        <w:tc>
          <w:tcPr>
            <w:tcW w:w="678" w:type="dxa"/>
            <w:vMerge w:val="restart"/>
            <w:tcBorders>
              <w:top w:val="nil"/>
              <w:left w:val="single" w:color="auto" w:sz="8" w:space="0"/>
              <w:right w:val="single" w:color="auto" w:sz="8" w:space="0"/>
            </w:tcBorders>
            <w:tcMar>
              <w:top w:w="120" w:type="dxa"/>
              <w:left w:w="0" w:type="dxa"/>
              <w:bottom w:w="120" w:type="dxa"/>
              <w:right w:w="0" w:type="dxa"/>
            </w:tcMar>
            <w:vAlign w:val="center"/>
          </w:tcPr>
          <w:p w14:paraId="6C3F4FFE">
            <w:pPr>
              <w:jc w:val="center"/>
            </w:pPr>
            <w:r>
              <w:rPr>
                <w:rFonts w:cs="宋体"/>
              </w:rPr>
              <w:t>项目组主要成员</w:t>
            </w:r>
          </w:p>
        </w:tc>
        <w:tc>
          <w:tcPr>
            <w:tcW w:w="1617"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53ECC5F3">
            <w:pPr>
              <w:jc w:val="center"/>
            </w:pPr>
            <w:r>
              <w:rPr>
                <w:rFonts w:cs="宋体"/>
              </w:rPr>
              <w:t>姓名</w:t>
            </w:r>
          </w:p>
        </w:tc>
        <w:tc>
          <w:tcPr>
            <w:tcW w:w="1324"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3D72CCBA">
            <w:pPr>
              <w:jc w:val="center"/>
            </w:pPr>
            <w:r>
              <w:rPr>
                <w:rFonts w:cs="宋体"/>
              </w:rPr>
              <w:t>学号</w:t>
            </w:r>
          </w:p>
        </w:tc>
        <w:tc>
          <w:tcPr>
            <w:tcW w:w="568"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7824C00D">
            <w:pPr>
              <w:jc w:val="center"/>
            </w:pPr>
            <w:r>
              <w:rPr>
                <w:rFonts w:cs="宋体"/>
              </w:rPr>
              <w:t>学院</w:t>
            </w:r>
          </w:p>
        </w:tc>
        <w:tc>
          <w:tcPr>
            <w:tcW w:w="850"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34E8B3AD">
            <w:pPr>
              <w:jc w:val="center"/>
            </w:pPr>
            <w:r>
              <w:rPr>
                <w:rFonts w:cs="宋体"/>
              </w:rPr>
              <w:t>专业班级</w:t>
            </w:r>
          </w:p>
        </w:tc>
        <w:tc>
          <w:tcPr>
            <w:tcW w:w="1702"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5E41BE8D">
            <w:pPr>
              <w:jc w:val="center"/>
            </w:pPr>
            <w:r>
              <w:rPr>
                <w:rFonts w:cs="宋体"/>
              </w:rPr>
              <w:t>联系电话</w:t>
            </w:r>
          </w:p>
        </w:tc>
        <w:tc>
          <w:tcPr>
            <w:tcW w:w="2641" w:type="dxa"/>
            <w:gridSpan w:val="2"/>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1B3804BC">
            <w:pPr>
              <w:jc w:val="center"/>
            </w:pPr>
            <w:r>
              <w:rPr>
                <w:rFonts w:cs="宋体"/>
              </w:rPr>
              <w:t>项目分工</w:t>
            </w:r>
          </w:p>
        </w:tc>
      </w:tr>
      <w:tr w14:paraId="7DDA7CC8">
        <w:tblPrEx>
          <w:tblCellMar>
            <w:top w:w="15" w:type="dxa"/>
            <w:left w:w="15" w:type="dxa"/>
            <w:bottom w:w="15" w:type="dxa"/>
            <w:right w:w="15" w:type="dxa"/>
          </w:tblCellMar>
        </w:tblPrEx>
        <w:trPr>
          <w:trHeight w:val="711" w:hRule="atLeast"/>
        </w:trPr>
        <w:tc>
          <w:tcPr>
            <w:tcW w:w="678" w:type="dxa"/>
            <w:vMerge w:val="continue"/>
            <w:tcBorders>
              <w:left w:val="single" w:color="auto" w:sz="8" w:space="0"/>
              <w:right w:val="single" w:color="auto" w:sz="8" w:space="0"/>
            </w:tcBorders>
            <w:tcMar>
              <w:top w:w="120" w:type="dxa"/>
              <w:left w:w="0" w:type="dxa"/>
              <w:bottom w:w="120" w:type="dxa"/>
              <w:right w:w="0" w:type="dxa"/>
            </w:tcMar>
            <w:vAlign w:val="center"/>
          </w:tcPr>
          <w:p w14:paraId="44007714">
            <w:pPr>
              <w:rPr>
                <w:rFonts w:hint="default" w:ascii="Times New Roman" w:hAnsi="Times New Roman"/>
                <w:sz w:val="20"/>
                <w:szCs w:val="20"/>
              </w:rPr>
            </w:pPr>
          </w:p>
        </w:tc>
        <w:tc>
          <w:tcPr>
            <w:tcW w:w="1617"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60E51AD9">
            <w:pPr>
              <w:jc w:val="center"/>
            </w:pPr>
            <w:r>
              <w:t>龙运禄</w:t>
            </w:r>
          </w:p>
        </w:tc>
        <w:tc>
          <w:tcPr>
            <w:tcW w:w="1324"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5043D5D7">
            <w:pPr>
              <w:jc w:val="center"/>
            </w:pPr>
            <w:r>
              <w:t>1120240229</w:t>
            </w:r>
          </w:p>
        </w:tc>
        <w:tc>
          <w:tcPr>
            <w:tcW w:w="568"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556F7F3B">
            <w:pPr>
              <w:jc w:val="center"/>
            </w:pPr>
            <w:r>
              <w:t>设计与艺术学院</w:t>
            </w:r>
          </w:p>
        </w:tc>
        <w:tc>
          <w:tcPr>
            <w:tcW w:w="850"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3170EA61">
            <w:pPr>
              <w:jc w:val="center"/>
            </w:pPr>
            <w:r>
              <w:t>明德2422</w:t>
            </w:r>
          </w:p>
        </w:tc>
        <w:tc>
          <w:tcPr>
            <w:tcW w:w="1702"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53DC4CF3">
            <w:pPr>
              <w:jc w:val="center"/>
            </w:pPr>
            <w:r>
              <w:t>18984622681</w:t>
            </w:r>
          </w:p>
        </w:tc>
        <w:tc>
          <w:tcPr>
            <w:tcW w:w="2641" w:type="dxa"/>
            <w:gridSpan w:val="2"/>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4580EB95">
            <w:pPr>
              <w:jc w:val="center"/>
            </w:pPr>
            <w:r>
              <w:t>分析需求与产品设计</w:t>
            </w:r>
          </w:p>
        </w:tc>
      </w:tr>
      <w:tr w14:paraId="573CCB0A">
        <w:tblPrEx>
          <w:tblCellMar>
            <w:top w:w="15" w:type="dxa"/>
            <w:left w:w="15" w:type="dxa"/>
            <w:bottom w:w="15" w:type="dxa"/>
            <w:right w:w="15" w:type="dxa"/>
          </w:tblCellMar>
        </w:tblPrEx>
        <w:trPr>
          <w:trHeight w:val="711" w:hRule="atLeast"/>
        </w:trPr>
        <w:tc>
          <w:tcPr>
            <w:tcW w:w="678" w:type="dxa"/>
            <w:vMerge w:val="continue"/>
            <w:tcBorders>
              <w:left w:val="single" w:color="auto" w:sz="8" w:space="0"/>
              <w:right w:val="single" w:color="auto" w:sz="8" w:space="0"/>
            </w:tcBorders>
            <w:tcMar>
              <w:top w:w="120" w:type="dxa"/>
              <w:left w:w="0" w:type="dxa"/>
              <w:bottom w:w="120" w:type="dxa"/>
              <w:right w:w="0" w:type="dxa"/>
            </w:tcMar>
            <w:vAlign w:val="center"/>
          </w:tcPr>
          <w:p w14:paraId="41F1F3B3">
            <w:pPr>
              <w:rPr>
                <w:rFonts w:hint="default" w:ascii="Times New Roman" w:hAnsi="Times New Roman"/>
                <w:sz w:val="20"/>
                <w:szCs w:val="20"/>
              </w:rPr>
            </w:pPr>
          </w:p>
        </w:tc>
        <w:tc>
          <w:tcPr>
            <w:tcW w:w="1617"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7A1EFB5B">
            <w:pPr>
              <w:jc w:val="center"/>
            </w:pPr>
            <w:r>
              <w:t>王圣乐</w:t>
            </w:r>
          </w:p>
        </w:tc>
        <w:tc>
          <w:tcPr>
            <w:tcW w:w="1324"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119DD064">
            <w:pPr>
              <w:jc w:val="center"/>
            </w:pPr>
            <w:r>
              <w:t>1120251656</w:t>
            </w:r>
          </w:p>
        </w:tc>
        <w:tc>
          <w:tcPr>
            <w:tcW w:w="568"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6E504964">
            <w:pPr>
              <w:jc w:val="center"/>
              <w:rPr>
                <w:rFonts w:cs="宋体"/>
              </w:rPr>
            </w:pPr>
            <w:r>
              <w:rPr>
                <w:rFonts w:cs="宋体"/>
              </w:rPr>
              <w:t>睿信书院</w:t>
            </w:r>
          </w:p>
        </w:tc>
        <w:tc>
          <w:tcPr>
            <w:tcW w:w="850"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191C82F5">
            <w:pPr>
              <w:jc w:val="center"/>
            </w:pPr>
            <w:r>
              <w:t>信科2511</w:t>
            </w:r>
          </w:p>
        </w:tc>
        <w:tc>
          <w:tcPr>
            <w:tcW w:w="1702"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75D8ADC5">
            <w:pPr>
              <w:jc w:val="center"/>
            </w:pPr>
            <w:r>
              <w:t>15324304636</w:t>
            </w:r>
          </w:p>
        </w:tc>
        <w:tc>
          <w:tcPr>
            <w:tcW w:w="2641" w:type="dxa"/>
            <w:gridSpan w:val="2"/>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148F4452">
            <w:pPr>
              <w:jc w:val="center"/>
            </w:pPr>
            <w:r>
              <w:t>软件开发与系统集成</w:t>
            </w:r>
          </w:p>
        </w:tc>
      </w:tr>
      <w:tr w14:paraId="1A406AA5">
        <w:tblPrEx>
          <w:tblCellMar>
            <w:top w:w="15" w:type="dxa"/>
            <w:left w:w="15" w:type="dxa"/>
            <w:bottom w:w="15" w:type="dxa"/>
            <w:right w:w="15" w:type="dxa"/>
          </w:tblCellMar>
        </w:tblPrEx>
        <w:trPr>
          <w:trHeight w:val="711" w:hRule="atLeast"/>
        </w:trPr>
        <w:tc>
          <w:tcPr>
            <w:tcW w:w="678" w:type="dxa"/>
            <w:vMerge w:val="continue"/>
            <w:tcBorders>
              <w:left w:val="single" w:color="auto" w:sz="8" w:space="0"/>
              <w:right w:val="single" w:color="auto" w:sz="8" w:space="0"/>
            </w:tcBorders>
            <w:tcMar>
              <w:top w:w="120" w:type="dxa"/>
              <w:left w:w="0" w:type="dxa"/>
              <w:bottom w:w="120" w:type="dxa"/>
              <w:right w:w="0" w:type="dxa"/>
            </w:tcMar>
            <w:vAlign w:val="center"/>
          </w:tcPr>
          <w:p w14:paraId="524622E3">
            <w:pPr>
              <w:rPr>
                <w:rFonts w:hint="default" w:ascii="Times New Roman" w:hAnsi="Times New Roman"/>
                <w:sz w:val="20"/>
                <w:szCs w:val="20"/>
              </w:rPr>
            </w:pPr>
          </w:p>
        </w:tc>
        <w:tc>
          <w:tcPr>
            <w:tcW w:w="1617"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67B539A7">
            <w:pPr>
              <w:jc w:val="center"/>
            </w:pPr>
            <w:r>
              <w:t>李静远</w:t>
            </w:r>
          </w:p>
        </w:tc>
        <w:tc>
          <w:tcPr>
            <w:tcW w:w="1324"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2E7197AE">
            <w:pPr>
              <w:jc w:val="center"/>
            </w:pPr>
            <w:r>
              <w:t>1120253521</w:t>
            </w:r>
          </w:p>
        </w:tc>
        <w:tc>
          <w:tcPr>
            <w:tcW w:w="568"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56D4CA26">
            <w:pPr>
              <w:jc w:val="center"/>
              <w:rPr>
                <w:rFonts w:cs="宋体"/>
              </w:rPr>
            </w:pPr>
            <w:r>
              <w:rPr>
                <w:rFonts w:cs="宋体"/>
              </w:rPr>
              <w:t>徐特立学院</w:t>
            </w:r>
          </w:p>
        </w:tc>
        <w:tc>
          <w:tcPr>
            <w:tcW w:w="850"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3C5BE8C6">
            <w:pPr>
              <w:jc w:val="center"/>
            </w:pPr>
            <w:r>
              <w:t>特立2535</w:t>
            </w:r>
          </w:p>
        </w:tc>
        <w:tc>
          <w:tcPr>
            <w:tcW w:w="1702"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2CFDCD05">
            <w:pPr>
              <w:jc w:val="center"/>
            </w:pPr>
            <w:r>
              <w:t>18782196129</w:t>
            </w:r>
          </w:p>
        </w:tc>
        <w:tc>
          <w:tcPr>
            <w:tcW w:w="2641" w:type="dxa"/>
            <w:gridSpan w:val="2"/>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1FAF1189">
            <w:pPr>
              <w:jc w:val="center"/>
            </w:pPr>
            <w:r>
              <w:t>测试验证与部署运维</w:t>
            </w:r>
          </w:p>
        </w:tc>
      </w:tr>
      <w:tr w14:paraId="365185C8">
        <w:tblPrEx>
          <w:tblCellMar>
            <w:top w:w="15" w:type="dxa"/>
            <w:left w:w="15" w:type="dxa"/>
            <w:bottom w:w="15" w:type="dxa"/>
            <w:right w:w="15" w:type="dxa"/>
          </w:tblCellMar>
        </w:tblPrEx>
        <w:trPr>
          <w:trHeight w:val="711" w:hRule="atLeast"/>
        </w:trPr>
        <w:tc>
          <w:tcPr>
            <w:tcW w:w="678" w:type="dxa"/>
            <w:vMerge w:val="continue"/>
            <w:tcBorders>
              <w:left w:val="single" w:color="auto" w:sz="8" w:space="0"/>
              <w:right w:val="single" w:color="auto" w:sz="8" w:space="0"/>
            </w:tcBorders>
            <w:tcMar>
              <w:top w:w="120" w:type="dxa"/>
              <w:left w:w="0" w:type="dxa"/>
              <w:bottom w:w="120" w:type="dxa"/>
              <w:right w:w="0" w:type="dxa"/>
            </w:tcMar>
            <w:vAlign w:val="center"/>
          </w:tcPr>
          <w:p w14:paraId="3448066C">
            <w:pPr>
              <w:rPr>
                <w:rFonts w:hint="default" w:ascii="Times New Roman" w:hAnsi="Times New Roman"/>
                <w:sz w:val="20"/>
                <w:szCs w:val="20"/>
              </w:rPr>
            </w:pPr>
          </w:p>
        </w:tc>
        <w:tc>
          <w:tcPr>
            <w:tcW w:w="1617"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4A2B25D7">
            <w:pPr>
              <w:jc w:val="center"/>
            </w:pPr>
            <w:r>
              <w:t>白钦宇</w:t>
            </w:r>
          </w:p>
        </w:tc>
        <w:tc>
          <w:tcPr>
            <w:tcW w:w="1324"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74578351">
            <w:pPr>
              <w:jc w:val="center"/>
            </w:pPr>
            <w:r>
              <w:t>1820231044</w:t>
            </w:r>
          </w:p>
        </w:tc>
        <w:tc>
          <w:tcPr>
            <w:tcW w:w="568"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5C55AEF0">
            <w:pPr>
              <w:jc w:val="center"/>
            </w:pPr>
            <w:r>
              <w:t>计算机学院</w:t>
            </w:r>
          </w:p>
        </w:tc>
        <w:tc>
          <w:tcPr>
            <w:tcW w:w="850"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5E251869">
            <w:pPr>
              <w:jc w:val="center"/>
            </w:pPr>
            <w:r>
              <w:t>令闻2301</w:t>
            </w:r>
          </w:p>
        </w:tc>
        <w:tc>
          <w:tcPr>
            <w:tcW w:w="1702"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50264B36">
            <w:pPr>
              <w:jc w:val="center"/>
            </w:pPr>
            <w:r>
              <w:t>15611437032</w:t>
            </w:r>
          </w:p>
        </w:tc>
        <w:tc>
          <w:tcPr>
            <w:tcW w:w="2641" w:type="dxa"/>
            <w:gridSpan w:val="2"/>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68203300">
            <w:pPr>
              <w:jc w:val="center"/>
            </w:pPr>
            <w:r>
              <w:t>核心算法与推演逻辑开发</w:t>
            </w:r>
          </w:p>
        </w:tc>
      </w:tr>
      <w:tr w14:paraId="706023C7">
        <w:tblPrEx>
          <w:tblCellMar>
            <w:top w:w="15" w:type="dxa"/>
            <w:left w:w="15" w:type="dxa"/>
            <w:bottom w:w="15" w:type="dxa"/>
            <w:right w:w="15" w:type="dxa"/>
          </w:tblCellMar>
        </w:tblPrEx>
        <w:trPr>
          <w:trHeight w:val="711" w:hRule="atLeast"/>
        </w:trPr>
        <w:tc>
          <w:tcPr>
            <w:tcW w:w="678" w:type="dxa"/>
            <w:vMerge w:val="continue"/>
            <w:tcBorders>
              <w:left w:val="single" w:color="auto" w:sz="8" w:space="0"/>
              <w:bottom w:val="single" w:color="auto" w:sz="8" w:space="0"/>
              <w:right w:val="single" w:color="auto" w:sz="8" w:space="0"/>
            </w:tcBorders>
            <w:tcMar>
              <w:top w:w="120" w:type="dxa"/>
              <w:left w:w="0" w:type="dxa"/>
              <w:bottom w:w="120" w:type="dxa"/>
              <w:right w:w="0" w:type="dxa"/>
            </w:tcMar>
            <w:vAlign w:val="center"/>
          </w:tcPr>
          <w:p w14:paraId="70860A04">
            <w:pPr>
              <w:rPr>
                <w:rFonts w:hint="default" w:ascii="Times New Roman" w:hAnsi="Times New Roman"/>
                <w:sz w:val="20"/>
                <w:szCs w:val="20"/>
              </w:rPr>
            </w:pPr>
          </w:p>
        </w:tc>
        <w:tc>
          <w:tcPr>
            <w:tcW w:w="1617"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613B3CC7">
            <w:pPr>
              <w:jc w:val="center"/>
              <w:rPr>
                <w:rFonts w:cs="宋体"/>
              </w:rPr>
            </w:pPr>
            <w:r>
              <w:rPr>
                <w:rFonts w:cs="宋体"/>
              </w:rPr>
              <w:t>刘子铭</w:t>
            </w:r>
          </w:p>
        </w:tc>
        <w:tc>
          <w:tcPr>
            <w:tcW w:w="1324"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38978BEA">
            <w:pPr>
              <w:jc w:val="center"/>
              <w:rPr>
                <w:rFonts w:cs="宋体"/>
              </w:rPr>
            </w:pPr>
            <w:r>
              <w:rPr>
                <w:rFonts w:cs="宋体"/>
              </w:rPr>
              <w:t>1120253357</w:t>
            </w:r>
          </w:p>
        </w:tc>
        <w:tc>
          <w:tcPr>
            <w:tcW w:w="568"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28DF5FE2">
            <w:pPr>
              <w:jc w:val="center"/>
              <w:rPr>
                <w:rFonts w:cs="宋体"/>
              </w:rPr>
            </w:pPr>
            <w:r>
              <w:rPr>
                <w:rFonts w:cs="宋体"/>
              </w:rPr>
              <w:t>徐特立学院</w:t>
            </w:r>
          </w:p>
        </w:tc>
        <w:tc>
          <w:tcPr>
            <w:tcW w:w="850"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1C6E2CB5">
            <w:pPr>
              <w:jc w:val="center"/>
              <w:rPr>
                <w:rFonts w:cs="宋体"/>
              </w:rPr>
            </w:pPr>
            <w:r>
              <w:rPr>
                <w:rFonts w:cs="宋体"/>
              </w:rPr>
              <w:t>特立2522</w:t>
            </w:r>
          </w:p>
        </w:tc>
        <w:tc>
          <w:tcPr>
            <w:tcW w:w="1702"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49B5D9CB">
            <w:pPr>
              <w:jc w:val="center"/>
              <w:rPr>
                <w:rFonts w:cs="宋体"/>
              </w:rPr>
            </w:pPr>
            <w:r>
              <w:rPr>
                <w:rFonts w:cs="宋体"/>
              </w:rPr>
              <w:t>15846596222</w:t>
            </w:r>
          </w:p>
        </w:tc>
        <w:tc>
          <w:tcPr>
            <w:tcW w:w="2641" w:type="dxa"/>
            <w:gridSpan w:val="2"/>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607129DE">
            <w:pPr>
              <w:jc w:val="center"/>
              <w:rPr>
                <w:rFonts w:cs="宋体"/>
              </w:rPr>
            </w:pPr>
            <w:r>
              <w:rPr>
                <w:rFonts w:cs="宋体"/>
              </w:rPr>
              <w:t>项目统筹与核心架构把控，完善方案</w:t>
            </w:r>
          </w:p>
        </w:tc>
      </w:tr>
      <w:tr w14:paraId="52DEC4B5">
        <w:tblPrEx>
          <w:tblCellMar>
            <w:top w:w="15" w:type="dxa"/>
            <w:left w:w="15" w:type="dxa"/>
            <w:bottom w:w="15" w:type="dxa"/>
            <w:right w:w="15" w:type="dxa"/>
          </w:tblCellMar>
        </w:tblPrEx>
        <w:trPr>
          <w:trHeight w:val="838" w:hRule="atLeast"/>
        </w:trPr>
        <w:tc>
          <w:tcPr>
            <w:tcW w:w="678" w:type="dxa"/>
            <w:vMerge w:val="restart"/>
            <w:tcBorders>
              <w:top w:val="nil"/>
              <w:left w:val="single" w:color="auto" w:sz="8" w:space="0"/>
              <w:bottom w:val="single" w:color="auto" w:sz="8" w:space="0"/>
              <w:right w:val="single" w:color="auto" w:sz="8" w:space="0"/>
            </w:tcBorders>
            <w:tcMar>
              <w:top w:w="120" w:type="dxa"/>
              <w:left w:w="0" w:type="dxa"/>
              <w:bottom w:w="120" w:type="dxa"/>
              <w:right w:w="0" w:type="dxa"/>
            </w:tcMar>
            <w:vAlign w:val="center"/>
          </w:tcPr>
          <w:p w14:paraId="33498C58">
            <w:pPr>
              <w:jc w:val="center"/>
            </w:pPr>
            <w:r>
              <w:rPr>
                <w:rFonts w:cs="宋体"/>
              </w:rPr>
              <w:t>指导教师</w:t>
            </w:r>
          </w:p>
        </w:tc>
        <w:tc>
          <w:tcPr>
            <w:tcW w:w="1617"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2799D9F9">
            <w:pPr>
              <w:jc w:val="center"/>
            </w:pPr>
            <w:r>
              <w:rPr>
                <w:rFonts w:cs="宋体"/>
              </w:rPr>
              <w:t>姓名</w:t>
            </w:r>
          </w:p>
        </w:tc>
        <w:tc>
          <w:tcPr>
            <w:tcW w:w="1324"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544BDC4E">
            <w:pPr>
              <w:jc w:val="center"/>
            </w:pPr>
            <w:r>
              <w:rPr>
                <w:rFonts w:cs="宋体"/>
              </w:rPr>
              <w:t>工号</w:t>
            </w:r>
          </w:p>
        </w:tc>
        <w:tc>
          <w:tcPr>
            <w:tcW w:w="568"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7D4F74AC">
            <w:pPr>
              <w:jc w:val="center"/>
            </w:pPr>
            <w:r>
              <w:rPr>
                <w:rFonts w:cs="宋体"/>
              </w:rPr>
              <w:t>学院/单位</w:t>
            </w:r>
          </w:p>
        </w:tc>
        <w:tc>
          <w:tcPr>
            <w:tcW w:w="850"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6C3BF09B">
            <w:pPr>
              <w:jc w:val="center"/>
            </w:pPr>
            <w:r>
              <w:rPr>
                <w:rFonts w:cs="宋体"/>
              </w:rPr>
              <w:t>职称</w:t>
            </w:r>
          </w:p>
        </w:tc>
        <w:tc>
          <w:tcPr>
            <w:tcW w:w="1702"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528A498B">
            <w:pPr>
              <w:jc w:val="center"/>
            </w:pPr>
            <w:r>
              <w:rPr>
                <w:rFonts w:cs="宋体"/>
              </w:rPr>
              <w:t>联系电话</w:t>
            </w:r>
          </w:p>
        </w:tc>
        <w:tc>
          <w:tcPr>
            <w:tcW w:w="2641" w:type="dxa"/>
            <w:gridSpan w:val="2"/>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1E342E3E">
            <w:pPr>
              <w:jc w:val="center"/>
            </w:pPr>
            <w:r>
              <w:rPr>
                <w:rFonts w:cs="宋体"/>
              </w:rPr>
              <w:t>电子邮件</w:t>
            </w:r>
          </w:p>
        </w:tc>
      </w:tr>
      <w:tr w14:paraId="40E6256A">
        <w:tblPrEx>
          <w:tblCellMar>
            <w:top w:w="15" w:type="dxa"/>
            <w:left w:w="15" w:type="dxa"/>
            <w:bottom w:w="15" w:type="dxa"/>
            <w:right w:w="15" w:type="dxa"/>
          </w:tblCellMar>
        </w:tblPrEx>
        <w:trPr>
          <w:trHeight w:val="1009" w:hRule="atLeast"/>
        </w:trPr>
        <w:tc>
          <w:tcPr>
            <w:tcW w:w="678" w:type="dxa"/>
            <w:vMerge w:val="continue"/>
            <w:tcBorders>
              <w:top w:val="nil"/>
              <w:left w:val="single" w:color="auto" w:sz="8" w:space="0"/>
              <w:bottom w:val="single" w:color="auto" w:sz="8" w:space="0"/>
              <w:right w:val="single" w:color="auto" w:sz="8" w:space="0"/>
            </w:tcBorders>
            <w:tcMar>
              <w:top w:w="120" w:type="dxa"/>
              <w:left w:w="0" w:type="dxa"/>
              <w:bottom w:w="120" w:type="dxa"/>
              <w:right w:w="0" w:type="dxa"/>
            </w:tcMar>
            <w:vAlign w:val="center"/>
          </w:tcPr>
          <w:p w14:paraId="472D38D5">
            <w:pPr>
              <w:rPr>
                <w:rFonts w:hint="default" w:ascii="Times New Roman" w:hAnsi="Times New Roman"/>
                <w:sz w:val="20"/>
                <w:szCs w:val="20"/>
              </w:rPr>
            </w:pPr>
          </w:p>
        </w:tc>
        <w:tc>
          <w:tcPr>
            <w:tcW w:w="1617"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2CEA1E7E">
            <w:pPr>
              <w:jc w:val="center"/>
            </w:pPr>
            <w:r>
              <w:t>马宏宾</w:t>
            </w:r>
          </w:p>
        </w:tc>
        <w:tc>
          <w:tcPr>
            <w:tcW w:w="1324"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2CA09CD2">
            <w:pPr>
              <w:jc w:val="center"/>
            </w:pPr>
            <w:r>
              <w:t>6120104717</w:t>
            </w:r>
          </w:p>
        </w:tc>
        <w:tc>
          <w:tcPr>
            <w:tcW w:w="568"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28ACDDFC">
            <w:pPr>
              <w:jc w:val="center"/>
            </w:pPr>
            <w:r>
              <w:t>自动化学院</w:t>
            </w:r>
          </w:p>
        </w:tc>
        <w:tc>
          <w:tcPr>
            <w:tcW w:w="850"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0ACCE125">
            <w:pPr>
              <w:jc w:val="center"/>
            </w:pPr>
          </w:p>
        </w:tc>
        <w:tc>
          <w:tcPr>
            <w:tcW w:w="1702" w:type="dxa"/>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70E5FEB0">
            <w:pPr>
              <w:jc w:val="center"/>
            </w:pPr>
            <w:r>
              <w:t>15210658048</w:t>
            </w:r>
          </w:p>
        </w:tc>
        <w:tc>
          <w:tcPr>
            <w:tcW w:w="2641" w:type="dxa"/>
            <w:gridSpan w:val="2"/>
            <w:tcBorders>
              <w:top w:val="single" w:color="auto" w:sz="8" w:space="0"/>
              <w:left w:val="nil"/>
              <w:bottom w:val="single" w:color="auto" w:sz="8" w:space="0"/>
              <w:right w:val="single" w:color="auto" w:sz="8" w:space="0"/>
            </w:tcBorders>
            <w:tcMar>
              <w:top w:w="0" w:type="dxa"/>
              <w:left w:w="0" w:type="dxa"/>
              <w:bottom w:w="0" w:type="dxa"/>
              <w:right w:w="0" w:type="dxa"/>
            </w:tcMar>
            <w:vAlign w:val="center"/>
          </w:tcPr>
          <w:p w14:paraId="42689342">
            <w:pPr>
              <w:jc w:val="center"/>
            </w:pPr>
            <w:r>
              <w:t>mathmhb@139.com</w:t>
            </w:r>
          </w:p>
        </w:tc>
      </w:tr>
    </w:tbl>
    <w:p w14:paraId="58363690">
      <w:pPr>
        <w:pStyle w:val="5"/>
        <w:keepNext/>
        <w:spacing w:line="600" w:lineRule="atLeast"/>
        <w:textAlignment w:val="center"/>
        <w:rPr>
          <w:rFonts w:ascii="黑体" w:eastAsia="黑体" w:cs="黑体"/>
          <w:sz w:val="28"/>
          <w:szCs w:val="28"/>
        </w:rPr>
      </w:pPr>
      <w:r>
        <w:rPr>
          <w:rFonts w:ascii="黑体" w:eastAsia="黑体" w:cs="黑体"/>
          <w:sz w:val="28"/>
          <w:szCs w:val="28"/>
        </w:rPr>
        <w:t xml:space="preserve">二、 立项依据（可加页） </w:t>
      </w:r>
    </w:p>
    <w:tbl>
      <w:tblPr>
        <w:tblStyle w:val="14"/>
        <w:tblW w:w="0" w:type="auto"/>
        <w:tblInd w:w="216" w:type="dxa"/>
        <w:tblLayout w:type="fixed"/>
        <w:tblCellMar>
          <w:top w:w="15" w:type="dxa"/>
          <w:left w:w="15" w:type="dxa"/>
          <w:bottom w:w="15" w:type="dxa"/>
          <w:right w:w="15" w:type="dxa"/>
        </w:tblCellMar>
      </w:tblPr>
      <w:tblGrid>
        <w:gridCol w:w="9123"/>
      </w:tblGrid>
      <w:tr w14:paraId="1BD4323A">
        <w:tblPrEx>
          <w:tblCellMar>
            <w:top w:w="15" w:type="dxa"/>
            <w:left w:w="15" w:type="dxa"/>
            <w:bottom w:w="15" w:type="dxa"/>
            <w:right w:w="15" w:type="dxa"/>
          </w:tblCellMar>
        </w:tblPrEx>
        <w:tc>
          <w:tcPr>
            <w:tcW w:w="9123" w:type="dxa"/>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2D81119">
            <w:pPr>
              <w:autoSpaceDE w:val="0"/>
              <w:spacing w:before="40" w:after="40" w:line="300" w:lineRule="auto"/>
              <w:rPr>
                <w:rFonts w:hint="default" w:ascii="Times New Roman" w:hAnsi="Times New Roman"/>
                <w:b/>
                <w:bCs/>
                <w:sz w:val="30"/>
                <w:szCs w:val="30"/>
              </w:rPr>
            </w:pPr>
            <w:r>
              <w:rPr>
                <w:rFonts w:cs="宋体"/>
                <w:b/>
                <w:bCs/>
                <w:sz w:val="30"/>
                <w:szCs w:val="30"/>
              </w:rPr>
              <w:t>一、研究目的</w:t>
            </w:r>
          </w:p>
          <w:p w14:paraId="2614BD4E">
            <w:pPr>
              <w:ind w:firstLine="480" w:firstLineChars="200"/>
              <w:rPr>
                <w:rFonts w:hint="default" w:ascii="Times New Roman" w:hAnsi="Times New Roman"/>
              </w:rPr>
            </w:pPr>
            <w:r>
              <w:rPr>
                <w:rFonts w:ascii="Times New Roman" w:hAnsi="Times New Roman"/>
              </w:rPr>
              <w:t>针对现有兵棋推演平台在自主可控性、功能扩展性、体系开放性等方面的不足，设计并实现一款基于国产化技术栈、支持模块化、兼容多场景的兵棋推演平台。通过突破核心算法自主研发、架构灵活扩展、数据接口标准化等关键技术，满足国防教育、战术训练</w:t>
            </w:r>
            <w:del w:id="0" w:author="吴新伟" w:date="2025-11-27T15:33:27Z">
              <w:r>
                <w:rPr>
                  <w:rFonts w:ascii="Times New Roman" w:hAnsi="Times New Roman"/>
                </w:rPr>
                <w:delText>、装备</w:delText>
              </w:r>
            </w:del>
            <w:del w:id="1" w:author="吴新伟" w:date="2025-11-27T15:33:26Z">
              <w:r>
                <w:rPr>
                  <w:rFonts w:ascii="Times New Roman" w:hAnsi="Times New Roman"/>
                </w:rPr>
                <w:delText>论证</w:delText>
              </w:r>
            </w:del>
            <w:r>
              <w:rPr>
                <w:rFonts w:ascii="Times New Roman" w:hAnsi="Times New Roman"/>
              </w:rPr>
              <w:t>等多场景下的推演需求，填补国内自主可控兵棋推演平台在模块化设计</w:t>
            </w:r>
            <w:del w:id="2" w:author="吴新伟" w:date="2025-11-27T15:33:46Z">
              <w:r>
                <w:rPr>
                  <w:rFonts w:ascii="Times New Roman" w:hAnsi="Times New Roman"/>
                </w:rPr>
                <w:delText>与跨场景适配方面</w:delText>
              </w:r>
            </w:del>
            <w:r>
              <w:rPr>
                <w:rFonts w:ascii="Times New Roman" w:hAnsi="Times New Roman"/>
              </w:rPr>
              <w:t>的空白，为相关领域提供安全可靠、灵活高效的推演工具支撑。</w:t>
            </w:r>
          </w:p>
          <w:p w14:paraId="04AF2F48">
            <w:pPr>
              <w:autoSpaceDE w:val="0"/>
              <w:spacing w:before="40" w:after="40" w:line="300" w:lineRule="auto"/>
              <w:rPr>
                <w:rFonts w:hint="default" w:ascii="Times New Roman" w:hAnsi="Times New Roman"/>
                <w:b/>
                <w:bCs/>
                <w:sz w:val="32"/>
                <w:szCs w:val="32"/>
              </w:rPr>
            </w:pPr>
            <w:r>
              <w:rPr>
                <w:rFonts w:cs="宋体"/>
                <w:b/>
                <w:bCs/>
                <w:sz w:val="32"/>
                <w:szCs w:val="32"/>
              </w:rPr>
              <w:t>二、研究内容</w:t>
            </w:r>
          </w:p>
          <w:p w14:paraId="0B7D56BB">
            <w:pPr>
              <w:rPr>
                <w:ins w:id="3" w:author="吴新伟" w:date="2025-11-27T15:35:34Z"/>
                <w:rFonts w:ascii="Times New Roman" w:hAnsi="Times New Roman"/>
              </w:rPr>
            </w:pPr>
            <w:r>
              <w:commentReference w:id="0"/>
            </w:r>
          </w:p>
          <w:p w14:paraId="1D69D25F">
            <w:pPr>
              <w:rPr>
                <w:ins w:id="4" w:author="吴新伟" w:date="2025-11-27T15:35:06Z"/>
                <w:rFonts w:ascii="Times New Roman" w:hAnsi="Times New Roman"/>
              </w:rPr>
            </w:pPr>
            <w:r>
              <w:rPr>
                <w:rFonts w:ascii="Times New Roman" w:hAnsi="Times New Roman"/>
              </w:rPr>
              <w:t>1. 自主可控核心技术体系构建</w:t>
            </w:r>
          </w:p>
          <w:p w14:paraId="29975770">
            <w:pPr>
              <w:rPr>
                <w:rFonts w:ascii="Times New Roman" w:hAnsi="Times New Roman"/>
              </w:rPr>
            </w:pPr>
            <w:del w:id="5" w:author="吴新伟" w:date="2025-11-27T15:35:05Z">
              <w:r>
                <w:rPr>
                  <w:rFonts w:ascii="Times New Roman" w:hAnsi="Times New Roman"/>
                </w:rPr>
                <w:delText>：</w:delText>
              </w:r>
            </w:del>
            <w:r>
              <w:rPr>
                <w:rFonts w:ascii="Times New Roman" w:hAnsi="Times New Roman"/>
              </w:rPr>
              <w:t>基于国产化操作系统完成推演引擎、裁决表、数据存储等核心模块的自主研发，规避国外技术依赖风险。</w:t>
            </w:r>
          </w:p>
          <w:p w14:paraId="5A352270">
            <w:pPr>
              <w:numPr>
                <w:ilvl w:val="0"/>
                <w:numId w:val="2"/>
                <w:ins w:id="7" w:author="吴新伟" w:date="2025-11-27T15:35:08Z"/>
              </w:numPr>
              <w:rPr>
                <w:ins w:id="8" w:author="吴新伟" w:date="2025-11-27T15:35:08Z"/>
                <w:rFonts w:ascii="Times New Roman" w:hAnsi="Times New Roman"/>
              </w:rPr>
              <w:pPrChange w:id="6" w:author="吴新伟" w:date="2025-11-27T15:35:08Z">
                <w:pPr/>
              </w:pPrChange>
            </w:pPr>
            <w:del w:id="9" w:author="吴新伟" w:date="2025-11-27T15:35:08Z">
              <w:r>
                <w:rPr>
                  <w:rFonts w:ascii="Times New Roman" w:hAnsi="Times New Roman"/>
                </w:rPr>
                <w:delText>2.</w:delText>
              </w:r>
            </w:del>
            <w:r>
              <w:rPr>
                <w:rFonts w:ascii="Times New Roman" w:hAnsi="Times New Roman"/>
              </w:rPr>
              <w:t> 可扩展架构设计</w:t>
            </w:r>
            <w:del w:id="10" w:author="吴新伟" w:date="2025-11-27T15:35:09Z">
              <w:r>
                <w:rPr>
                  <w:rFonts w:ascii="Times New Roman" w:hAnsi="Times New Roman"/>
                </w:rPr>
                <w:delText>：</w:delText>
              </w:r>
            </w:del>
          </w:p>
          <w:p w14:paraId="2E02269A">
            <w:pPr>
              <w:numPr>
                <w:ilvl w:val="-1"/>
                <w:numId w:val="0"/>
              </w:numPr>
              <w:rPr>
                <w:rFonts w:ascii="Times New Roman" w:hAnsi="Times New Roman"/>
              </w:rPr>
              <w:pPrChange w:id="11" w:author="吴新伟" w:date="2025-11-27T15:35:11Z">
                <w:pPr/>
              </w:pPrChange>
            </w:pPr>
            <w:r>
              <w:rPr>
                <w:rFonts w:ascii="Times New Roman" w:hAnsi="Times New Roman"/>
              </w:rPr>
              <w:t>采用微服务架构与插件化开发模式，设计标准化的模块接口（如推演规则插件、可视化插件、数据导入插件），支持功能模块的灵活增减与升级。</w:t>
            </w:r>
          </w:p>
          <w:p w14:paraId="3642CCCA">
            <w:pPr>
              <w:numPr>
                <w:ilvl w:val="0"/>
                <w:numId w:val="2"/>
                <w:ins w:id="13" w:author="吴新伟" w:date="2025-11-27T15:35:16Z"/>
              </w:numPr>
              <w:rPr>
                <w:ins w:id="14" w:author="吴新伟" w:date="2025-11-27T15:35:16Z"/>
                <w:rFonts w:ascii="Times New Roman" w:hAnsi="Times New Roman"/>
              </w:rPr>
              <w:pPrChange w:id="12" w:author="吴新伟" w:date="2025-11-27T15:35:16Z">
                <w:pPr/>
              </w:pPrChange>
            </w:pPr>
            <w:del w:id="15" w:author="吴新伟" w:date="2025-11-27T15:35:16Z">
              <w:r>
                <w:rPr>
                  <w:rFonts w:ascii="Times New Roman" w:hAnsi="Times New Roman"/>
                </w:rPr>
                <w:delText>3.</w:delText>
              </w:r>
            </w:del>
            <w:r>
              <w:rPr>
                <w:rFonts w:ascii="Times New Roman" w:hAnsi="Times New Roman"/>
              </w:rPr>
              <w:t> 开放式推演搭建</w:t>
            </w:r>
          </w:p>
          <w:p w14:paraId="238F9D4A">
            <w:pPr>
              <w:numPr>
                <w:ilvl w:val="-1"/>
                <w:numId w:val="0"/>
              </w:numPr>
              <w:rPr>
                <w:rFonts w:ascii="Times New Roman" w:hAnsi="Times New Roman"/>
              </w:rPr>
              <w:pPrChange w:id="16" w:author="吴新伟" w:date="2025-11-27T15:35:17Z">
                <w:pPr/>
              </w:pPrChange>
            </w:pPr>
            <w:del w:id="17" w:author="吴新伟" w:date="2025-11-27T15:35:15Z">
              <w:r>
                <w:rPr>
                  <w:rFonts w:ascii="Times New Roman" w:hAnsi="Times New Roman"/>
                </w:rPr>
                <w:delText>：</w:delText>
              </w:r>
            </w:del>
            <w:r>
              <w:rPr>
                <w:rFonts w:ascii="Times New Roman" w:hAnsi="Times New Roman"/>
              </w:rPr>
              <w:t>制定统一的接口规范，支持与外部系统（如地理信息系统、装备仿真系统、指挥控制系统）的无缝对接，实现数据共享与协同推演。</w:t>
            </w:r>
          </w:p>
          <w:p w14:paraId="7909CD4B">
            <w:pPr>
              <w:numPr>
                <w:ilvl w:val="0"/>
                <w:numId w:val="2"/>
                <w:ins w:id="19" w:author="吴新伟" w:date="2025-11-27T15:35:21Z"/>
              </w:numPr>
              <w:rPr>
                <w:ins w:id="20" w:author="吴新伟" w:date="2025-11-27T15:35:21Z"/>
                <w:rFonts w:ascii="Times New Roman" w:hAnsi="Times New Roman"/>
              </w:rPr>
              <w:pPrChange w:id="18" w:author="吴新伟" w:date="2025-11-27T15:35:21Z">
                <w:pPr/>
              </w:pPrChange>
            </w:pPr>
            <w:del w:id="21" w:author="吴新伟" w:date="2025-11-27T15:35:21Z">
              <w:r>
                <w:rPr>
                  <w:rFonts w:ascii="Times New Roman" w:hAnsi="Times New Roman"/>
                </w:rPr>
                <w:delText>4.</w:delText>
              </w:r>
            </w:del>
            <w:r>
              <w:rPr>
                <w:rFonts w:ascii="Times New Roman" w:hAnsi="Times New Roman"/>
              </w:rPr>
              <w:t> 推演核心功能开发</w:t>
            </w:r>
          </w:p>
          <w:p w14:paraId="5791F453">
            <w:pPr>
              <w:numPr>
                <w:ilvl w:val="-1"/>
                <w:numId w:val="0"/>
              </w:numPr>
              <w:rPr>
                <w:rFonts w:ascii="Times New Roman" w:hAnsi="Times New Roman"/>
              </w:rPr>
              <w:pPrChange w:id="22" w:author="吴新伟" w:date="2025-11-27T15:35:21Z">
                <w:pPr/>
              </w:pPrChange>
            </w:pPr>
            <w:del w:id="23" w:author="吴新伟" w:date="2025-11-27T15:35:20Z">
              <w:r>
                <w:rPr>
                  <w:rFonts w:ascii="Times New Roman" w:hAnsi="Times New Roman"/>
                </w:rPr>
                <w:delText>：</w:delText>
              </w:r>
            </w:del>
            <w:r>
              <w:rPr>
                <w:rFonts w:ascii="Times New Roman" w:hAnsi="Times New Roman"/>
              </w:rPr>
              <w:t>包括战场环境建模（地形、气象）、兵力部署与调度、战术规则配置、推演过程可视化、态势分析与结果评估等功能模块。</w:t>
            </w:r>
          </w:p>
          <w:p w14:paraId="4FD0ED22">
            <w:pPr>
              <w:numPr>
                <w:ilvl w:val="0"/>
                <w:numId w:val="2"/>
                <w:ins w:id="25" w:author="吴新伟" w:date="2025-11-27T15:35:24Z"/>
              </w:numPr>
              <w:rPr>
                <w:ins w:id="26" w:author="吴新伟" w:date="2025-11-27T15:35:24Z"/>
                <w:rFonts w:ascii="Times New Roman" w:hAnsi="Times New Roman"/>
              </w:rPr>
              <w:pPrChange w:id="24" w:author="吴新伟" w:date="2025-11-27T15:35:24Z">
                <w:pPr/>
              </w:pPrChange>
            </w:pPr>
            <w:del w:id="27" w:author="吴新伟" w:date="2025-11-27T15:35:24Z">
              <w:r>
                <w:rPr>
                  <w:rFonts w:ascii="Times New Roman" w:hAnsi="Times New Roman"/>
                </w:rPr>
                <w:delText>5.</w:delText>
              </w:r>
            </w:del>
            <w:r>
              <w:rPr>
                <w:rFonts w:ascii="Times New Roman" w:hAnsi="Times New Roman"/>
              </w:rPr>
              <w:t> 平台测试与验证</w:t>
            </w:r>
          </w:p>
          <w:p w14:paraId="4FB59DBE">
            <w:pPr>
              <w:numPr>
                <w:ilvl w:val="-1"/>
                <w:numId w:val="0"/>
              </w:numPr>
              <w:rPr>
                <w:rFonts w:hint="default" w:ascii="Times New Roman" w:hAnsi="Times New Roman"/>
              </w:rPr>
              <w:pPrChange w:id="28" w:author="吴新伟" w:date="2025-11-27T15:35:27Z">
                <w:pPr/>
              </w:pPrChange>
            </w:pPr>
            <w:del w:id="29" w:author="吴新伟" w:date="2025-11-27T15:35:24Z">
              <w:r>
                <w:rPr>
                  <w:rFonts w:ascii="Times New Roman" w:hAnsi="Times New Roman"/>
                </w:rPr>
                <w:delText>：</w:delText>
              </w:r>
            </w:del>
            <w:r>
              <w:rPr>
                <w:rFonts w:ascii="Times New Roman" w:hAnsi="Times New Roman"/>
              </w:rPr>
              <w:t>通过多场景推演案例（如单兵战术训练、联合兵种对抗、装备效能评估），对平台的稳定性、兼容性、扩展性进行全面测试与优化。</w:t>
            </w:r>
          </w:p>
          <w:p w14:paraId="48491075">
            <w:pPr>
              <w:rPr>
                <w:rFonts w:ascii="Times New Roman" w:hAnsi="Times New Roman"/>
              </w:rPr>
            </w:pPr>
            <w:r>
              <w:rPr>
                <w:rFonts w:ascii="Times New Roman" w:hAnsi="Times New Roman"/>
              </w:rPr>
              <w:t>6.简化操作流程：减少不必要的交互步骤，减少冗余运算，降低页面加载，提升鲁棒性，让用户操作更顺滑，使其产品化。</w:t>
            </w:r>
          </w:p>
          <w:p w14:paraId="057171E5">
            <w:pPr>
              <w:autoSpaceDE w:val="0"/>
              <w:spacing w:before="40" w:after="40" w:line="300" w:lineRule="auto"/>
              <w:rPr>
                <w:rFonts w:hint="default" w:ascii="Times New Roman" w:hAnsi="Times New Roman"/>
                <w:b/>
                <w:bCs/>
                <w:sz w:val="28"/>
                <w:szCs w:val="28"/>
              </w:rPr>
            </w:pPr>
            <w:r>
              <w:rPr>
                <w:rFonts w:cs="宋体"/>
                <w:b/>
                <w:bCs/>
                <w:sz w:val="32"/>
                <w:szCs w:val="32"/>
              </w:rPr>
              <w:t>三、国内外研究现状和发展动态</w:t>
            </w:r>
          </w:p>
          <w:p w14:paraId="6C2B18EF">
            <w:pPr>
              <w:autoSpaceDE w:val="0"/>
              <w:spacing w:before="20" w:after="20" w:line="300" w:lineRule="auto"/>
              <w:ind w:firstLine="480" w:firstLineChars="200"/>
              <w:rPr>
                <w:rFonts w:hint="default"/>
              </w:rPr>
            </w:pPr>
            <w:r>
              <w:t>受发展时间及发展侧重影响，我国兵棋平台尚未完全形成成熟体系，但国外兵棋推演平台发展成熟，形成了以美国《指挥：现代行动》（Command: Modern Operations）、瑞典《Wargame》系列为代表的商业平台，以及美国军方专用的《联合战区级模拟系统》（JTLS）等专业工具。其优势在于推演规则精细化、战场环境仿真度高、支持大规模联合作战推演，但存在核心技术封闭、适配国内作战理念不足、数据安全可控性差等问题，难以满足我国国防及教学领域的自主化需求。</w:t>
            </w:r>
          </w:p>
          <w:p w14:paraId="14AAF544">
            <w:pPr>
              <w:autoSpaceDE w:val="0"/>
              <w:spacing w:before="20" w:after="20" w:line="300" w:lineRule="auto"/>
              <w:ind w:firstLine="480" w:firstLineChars="200"/>
            </w:pPr>
            <w:r>
              <w:t>国内兵棋推演平台研究近年来也迎来了快速发展，形成了部分军用定制化系统与民用教育类平台。军用系统聚焦特定作战场景，专业性强，但存在功能固化、扩展成本高、跨场景适配性差等问题；民用平台多面向教育娱乐，自主可控性不足，核心算法与技术依赖国外开源框架，难以支撑高强度战术训练与装备论证需求。我们认识到，目前，国内尚未形成兼具自主可控、灵活扩展、开放兼容特性的通用性兵棋推演平台，相关技术研究仍处于追赶与突破阶段。</w:t>
            </w:r>
          </w:p>
          <w:p w14:paraId="4C68723F">
            <w:pPr>
              <w:tabs>
                <w:tab w:val="left" w:pos="0"/>
              </w:tabs>
              <w:autoSpaceDE w:val="0"/>
              <w:spacing w:before="40" w:after="40" w:line="300" w:lineRule="auto"/>
              <w:rPr>
                <w:rFonts w:hint="default" w:cs="宋体"/>
                <w:b/>
                <w:bCs/>
                <w:sz w:val="32"/>
                <w:szCs w:val="32"/>
              </w:rPr>
            </w:pPr>
            <w:r>
              <w:rPr>
                <w:rFonts w:cs="宋体"/>
                <w:b/>
                <w:bCs/>
                <w:sz w:val="32"/>
                <w:szCs w:val="32"/>
              </w:rPr>
              <w:t>四、创新点与项目特色</w:t>
            </w:r>
          </w:p>
          <w:p w14:paraId="5D9D02DD">
            <w:pPr>
              <w:tabs>
                <w:tab w:val="left" w:pos="0"/>
              </w:tabs>
              <w:autoSpaceDE w:val="0"/>
              <w:spacing w:before="40" w:after="40" w:line="300" w:lineRule="auto"/>
              <w:rPr>
                <w:rFonts w:ascii="Times New Roman" w:hAnsi="Times New Roman"/>
                <w:b/>
                <w:bCs/>
                <w:sz w:val="28"/>
                <w:szCs w:val="28"/>
              </w:rPr>
            </w:pPr>
            <w:r>
              <w:rPr>
                <w:rFonts w:cs="宋体"/>
                <w:b/>
                <w:bCs/>
                <w:sz w:val="28"/>
                <w:szCs w:val="28"/>
              </w:rPr>
              <w:t>创新点：</w:t>
            </w:r>
          </w:p>
          <w:p w14:paraId="4B747895">
            <w:pPr>
              <w:rPr>
                <w:rFonts w:ascii="Times New Roman" w:hAnsi="Times New Roman"/>
              </w:rPr>
            </w:pPr>
            <w:r>
              <w:rPr>
                <w:rFonts w:ascii="Times New Roman" w:hAnsi="Times New Roman"/>
              </w:rPr>
              <w:t>1. 全栈国产化自主可控：基于国产操作系统、数据库与编程语言构建核心技术体系，核心算法（如战场态势评估算法、兵力调度优化算法）完全自主，实现从底层逻辑到上层应用的全链路可控。</w:t>
            </w:r>
          </w:p>
          <w:p w14:paraId="4E42B7A8">
            <w:pPr>
              <w:rPr>
                <w:rFonts w:ascii="Times New Roman" w:hAnsi="Times New Roman"/>
              </w:rPr>
            </w:pPr>
            <w:r>
              <w:rPr>
                <w:rFonts w:ascii="Times New Roman" w:hAnsi="Times New Roman"/>
              </w:rPr>
              <w:t>2. 模块化可扩展架构设计：采用“核心+插件模块”的架构模式，设计标准化的插件接口，支持推演规则、数据处理模块的插拔应用，用户可根据需求快速扩展平台功能。</w:t>
            </w:r>
          </w:p>
          <w:p w14:paraId="5DF3CA9A">
            <w:pPr>
              <w:rPr>
                <w:del w:id="30" w:author="吴新伟" w:date="2025-11-27T15:40:50Z"/>
                <w:rFonts w:hint="default" w:ascii="Times New Roman" w:hAnsi="Times New Roman"/>
              </w:rPr>
            </w:pPr>
            <w:del w:id="31" w:author="吴新伟" w:date="2025-11-27T15:40:50Z">
              <w:r>
                <w:rPr>
                  <w:rFonts w:ascii="Times New Roman" w:hAnsi="Times New Roman"/>
                </w:rPr>
                <w:delText>3. 开放式协同推演机制：支持与地理信息系统（GIS）、装备仿真系统、指挥控制系统的对接，实现多系统协同推演与数据共享，打破“信息孤岛”，形成全链条数据信息网。</w:delText>
              </w:r>
            </w:del>
          </w:p>
          <w:p w14:paraId="6EF00557">
            <w:pPr>
              <w:rPr>
                <w:rFonts w:hint="default" w:ascii="Times New Roman" w:hAnsi="Times New Roman"/>
              </w:rPr>
            </w:pPr>
            <w:r>
              <w:rPr>
                <w:rFonts w:ascii="Times New Roman" w:hAnsi="Times New Roman"/>
                <w:b/>
                <w:bCs/>
                <w:sz w:val="28"/>
                <w:szCs w:val="28"/>
              </w:rPr>
              <w:t>项目特色：</w:t>
            </w:r>
          </w:p>
          <w:p w14:paraId="2763DBA8">
            <w:pPr>
              <w:rPr>
                <w:rFonts w:ascii="Times New Roman" w:hAnsi="Times New Roman"/>
              </w:rPr>
            </w:pPr>
            <w:r>
              <w:rPr>
                <w:rFonts w:ascii="Times New Roman" w:hAnsi="Times New Roman"/>
              </w:rPr>
              <w:t>1. 安全可靠：全栈国产化技术栈保障数据安全与系统稳定，规避国外技术“卡脖子”风险，适用于国防军工等敏感领域。</w:t>
            </w:r>
          </w:p>
          <w:p w14:paraId="3CEE8709">
            <w:pPr>
              <w:rPr>
                <w:rFonts w:ascii="Times New Roman" w:hAnsi="Times New Roman"/>
              </w:rPr>
            </w:pPr>
            <w:r>
              <w:rPr>
                <w:rFonts w:ascii="Times New Roman" w:hAnsi="Times New Roman"/>
              </w:rPr>
              <w:t>2. 灵活高效：模块化设计降低功能扩展与维护成本，用户可通过插件快速定制推演场景，大幅提升平台的适配性与使用效率。</w:t>
            </w:r>
          </w:p>
          <w:p w14:paraId="25BF374B">
            <w:pPr>
              <w:rPr>
                <w:rFonts w:ascii="Times New Roman" w:hAnsi="Times New Roman"/>
              </w:rPr>
            </w:pPr>
            <w:r>
              <w:rPr>
                <w:rFonts w:ascii="Times New Roman" w:hAnsi="Times New Roman"/>
              </w:rPr>
              <w:t>3. 易用性强：提供可视化的场景配置界面与简便的操作工具，降低用户使用门槛，无需专业编程知识即可完成复杂推演场景的搭建。</w:t>
            </w:r>
          </w:p>
          <w:p w14:paraId="0DF2D231">
            <w:pPr>
              <w:rPr>
                <w:rFonts w:ascii="Times New Roman" w:hAnsi="Times New Roman"/>
              </w:rPr>
            </w:pPr>
            <w:r>
              <w:rPr>
                <w:rFonts w:ascii="Times New Roman" w:hAnsi="Times New Roman"/>
              </w:rPr>
              <w:t>4. 实用性突出：聚焦国防教育、战术训练等核心需求，提供从场景构建、推演执行到结果分析的全流程服务，具备较强的实际应用价值。</w:t>
            </w:r>
          </w:p>
          <w:p w14:paraId="6CB06F7A">
            <w:pPr>
              <w:autoSpaceDE w:val="0"/>
              <w:spacing w:before="40" w:after="40" w:line="300" w:lineRule="auto"/>
              <w:rPr>
                <w:rFonts w:hint="default" w:cs="宋体"/>
                <w:b/>
                <w:bCs/>
                <w:sz w:val="32"/>
                <w:szCs w:val="32"/>
              </w:rPr>
            </w:pPr>
            <w:r>
              <w:rPr>
                <w:rFonts w:cs="宋体"/>
                <w:b/>
                <w:bCs/>
                <w:sz w:val="32"/>
                <w:szCs w:val="32"/>
              </w:rPr>
              <w:t>五、技术路线、拟解决的问题及预期成果</w:t>
            </w:r>
          </w:p>
          <w:p w14:paraId="338144D6">
            <w:pPr>
              <w:autoSpaceDE w:val="0"/>
              <w:spacing w:before="40" w:after="40" w:line="300" w:lineRule="auto"/>
              <w:rPr>
                <w:rFonts w:hint="default" w:cs="宋体"/>
              </w:rPr>
            </w:pPr>
            <w:r>
              <w:rPr>
                <w:rFonts w:cs="宋体"/>
              </w:rPr>
              <w:t>技术路线：</w:t>
            </w:r>
          </w:p>
          <w:p w14:paraId="4DA00F94">
            <w:pPr>
              <w:autoSpaceDE w:val="0"/>
              <w:spacing w:before="40" w:after="40" w:line="300" w:lineRule="auto"/>
              <w:rPr>
                <w:rFonts w:cs="宋体"/>
              </w:rPr>
            </w:pPr>
            <w:r>
              <w:rPr>
                <w:rFonts w:cs="宋体"/>
              </w:rPr>
              <w:t>我们聚焦尽量轻量化落地，以C语言+Python为核心，采用模块化单体架构，先搭建二维战场建模、基础推演规则与可视化界面，通过SQLite等软件实现数据存储；再优化算法与资源管理，添加输入校验、异常捕获保障鲁棒性；最后实现简单插件扩展与跨系统适配，完成小规模场景推演验证，打造稳定可用的基础版平台。</w:t>
            </w:r>
          </w:p>
          <w:p w14:paraId="111681AC">
            <w:pPr>
              <w:autoSpaceDE w:val="0"/>
              <w:spacing w:before="40" w:after="40" w:line="300" w:lineRule="auto"/>
              <w:rPr>
                <w:rFonts w:hint="default" w:cs="宋体"/>
              </w:rPr>
            </w:pPr>
            <w:r>
              <w:rPr>
                <w:rFonts w:cs="宋体"/>
              </w:rPr>
              <w:t>拟解决的问题：</w:t>
            </w:r>
          </w:p>
          <w:p w14:paraId="6637721D">
            <w:pPr>
              <w:autoSpaceDE w:val="0"/>
              <w:spacing w:before="40" w:after="40" w:line="300" w:lineRule="auto"/>
              <w:rPr>
                <w:rFonts w:cs="宋体"/>
              </w:rPr>
            </w:pPr>
            <w:commentRangeStart w:id="1"/>
            <w:r>
              <w:rPr>
                <w:rFonts w:cs="宋体"/>
              </w:rPr>
              <w:t xml:space="preserve">-  技术层面： </w:t>
            </w:r>
            <w:commentRangeEnd w:id="1"/>
            <w:r>
              <w:commentReference w:id="1"/>
            </w:r>
          </w:p>
          <w:p w14:paraId="26E4F209">
            <w:pPr>
              <w:autoSpaceDE w:val="0"/>
              <w:spacing w:before="40" w:after="40" w:line="300" w:lineRule="auto"/>
              <w:rPr>
                <w:rFonts w:hint="default" w:cs="宋体"/>
              </w:rPr>
            </w:pPr>
            <w:r>
              <w:rPr>
                <w:rFonts w:cs="宋体"/>
              </w:rPr>
              <w:t>1.模块化架构设计问题：</w:t>
            </w:r>
          </w:p>
          <w:p w14:paraId="78219FE5">
            <w:pPr>
              <w:autoSpaceDE w:val="0"/>
              <w:spacing w:before="40" w:after="40" w:line="300" w:lineRule="auto"/>
              <w:ind w:firstLine="480" w:firstLineChars="200"/>
              <w:rPr>
                <w:rFonts w:cs="宋体"/>
              </w:rPr>
            </w:pPr>
            <w:r>
              <w:rPr>
                <w:rFonts w:cs="宋体"/>
              </w:rPr>
              <w:t>如何用C语言+Python实现“核心引擎+功能模块”的低耦合架构，确保各模块（建模、推演、可视化）独立开发与调用，降低后期维护难度？</w:t>
            </w:r>
          </w:p>
          <w:p w14:paraId="27BC1DEB">
            <w:pPr>
              <w:autoSpaceDE w:val="0"/>
              <w:spacing w:before="40" w:after="40" w:line="300" w:lineRule="auto"/>
              <w:rPr>
                <w:rFonts w:hint="default" w:cs="宋体"/>
              </w:rPr>
            </w:pPr>
            <w:r>
              <w:rPr>
                <w:rFonts w:cs="宋体"/>
              </w:rPr>
              <w:t>2.简单可视化与交互实现问题：</w:t>
            </w:r>
          </w:p>
          <w:p w14:paraId="16924941">
            <w:pPr>
              <w:autoSpaceDE w:val="0"/>
              <w:spacing w:before="40" w:after="40" w:line="300" w:lineRule="auto"/>
              <w:ind w:firstLine="480" w:firstLineChars="200"/>
              <w:rPr>
                <w:rFonts w:hint="default" w:cs="宋体"/>
              </w:rPr>
            </w:pPr>
            <w:r>
              <w:rPr>
                <w:rFonts w:cs="宋体"/>
              </w:rPr>
              <w:t>如何用快速搭建直观的二维推演界面，实现兵力部署、推演步骤控制（开始/暂停/重置）？</w:t>
            </w:r>
          </w:p>
          <w:p w14:paraId="3CFFFA78">
            <w:pPr>
              <w:autoSpaceDE w:val="0"/>
              <w:spacing w:before="40" w:after="40" w:line="300" w:lineRule="auto"/>
              <w:ind w:firstLine="480" w:firstLineChars="200"/>
              <w:rPr>
                <w:rFonts w:cs="宋体"/>
              </w:rPr>
            </w:pPr>
            <w:r>
              <w:rPr>
                <w:rFonts w:cs="宋体"/>
              </w:rPr>
              <w:t>如何提高状态实时刷新率，兼顾易用性与开发效率？</w:t>
            </w:r>
          </w:p>
          <w:p w14:paraId="548173AD">
            <w:pPr>
              <w:autoSpaceDE w:val="0"/>
              <w:spacing w:before="40" w:after="40" w:line="300" w:lineRule="auto"/>
              <w:rPr>
                <w:rFonts w:hint="default" w:cs="宋体"/>
              </w:rPr>
            </w:pPr>
            <w:r>
              <w:rPr>
                <w:rFonts w:cs="宋体"/>
              </w:rPr>
              <w:t>3.基础推演规则编码问题（裁决表设计）：</w:t>
            </w:r>
          </w:p>
          <w:p w14:paraId="4338A52F">
            <w:pPr>
              <w:autoSpaceDE w:val="0"/>
              <w:spacing w:before="40" w:after="40" w:line="300" w:lineRule="auto"/>
              <w:ind w:firstLine="480" w:firstLineChars="200"/>
              <w:rPr>
                <w:rFonts w:cs="宋体"/>
              </w:rPr>
            </w:pPr>
            <w:r>
              <w:rPr>
                <w:rFonts w:cs="宋体"/>
              </w:rPr>
              <w:t>如何将战术规则（如移动范围、攻击判定）转化为可执行代码，支持规则参数（如移动步数、攻击力）的灵活配置？</w:t>
            </w:r>
          </w:p>
          <w:p w14:paraId="247F6EE8">
            <w:pPr>
              <w:autoSpaceDE w:val="0"/>
              <w:spacing w:before="40" w:after="40" w:line="300" w:lineRule="auto"/>
              <w:rPr>
                <w:rFonts w:hint="default" w:cs="宋体"/>
              </w:rPr>
            </w:pPr>
            <w:r>
              <w:rPr>
                <w:rFonts w:cs="宋体"/>
              </w:rPr>
              <w:t>5.轻量化数据存储问题：</w:t>
            </w:r>
          </w:p>
          <w:p w14:paraId="3AA2D2C3">
            <w:pPr>
              <w:autoSpaceDE w:val="0"/>
              <w:spacing w:before="40" w:after="40" w:line="300" w:lineRule="auto"/>
              <w:ind w:firstLine="480" w:firstLineChars="200"/>
              <w:rPr>
                <w:rFonts w:cs="宋体"/>
              </w:rPr>
            </w:pPr>
            <w:r>
              <w:rPr>
                <w:rFonts w:cs="宋体"/>
              </w:rPr>
              <w:t>如何用设计简单数据表（兵力表、推演日志表），实现数据的增删改查？</w:t>
            </w:r>
          </w:p>
          <w:p w14:paraId="22810D77">
            <w:pPr>
              <w:pStyle w:val="31"/>
              <w:numPr>
                <w:ilvl w:val="0"/>
                <w:numId w:val="3"/>
              </w:numPr>
              <w:autoSpaceDE w:val="0"/>
              <w:spacing w:before="40" w:after="40" w:line="300" w:lineRule="auto"/>
              <w:ind w:firstLineChars="0"/>
              <w:rPr>
                <w:rFonts w:cs="宋体"/>
              </w:rPr>
            </w:pPr>
            <w:r>
              <w:rPr>
                <w:rFonts w:cs="宋体"/>
              </w:rPr>
              <w:t xml:space="preserve">应用层面： </w:t>
            </w:r>
          </w:p>
          <w:p w14:paraId="0E62A486">
            <w:pPr>
              <w:autoSpaceDE w:val="0"/>
              <w:spacing w:before="40" w:after="40" w:line="300" w:lineRule="auto"/>
              <w:rPr>
                <w:rFonts w:hint="default" w:cs="宋体"/>
              </w:rPr>
            </w:pPr>
            <w:r>
              <w:rPr>
                <w:rFonts w:cs="宋体"/>
              </w:rPr>
              <w:t>1.小规模推演适配问题：</w:t>
            </w:r>
          </w:p>
          <w:p w14:paraId="4BEE5DA7">
            <w:pPr>
              <w:ind w:firstLine="480" w:firstLineChars="200"/>
            </w:pPr>
            <w:r>
              <w:t>如何优化核心逻辑，确保平台在“百级兵力单位”的小规模推演场景下无卡顿、数据无丢失，满足战术训练/国防教育的基础需求？</w:t>
            </w:r>
          </w:p>
          <w:p w14:paraId="39A875BF">
            <w:pPr>
              <w:autoSpaceDE w:val="0"/>
              <w:spacing w:before="40" w:after="40" w:line="300" w:lineRule="auto"/>
              <w:rPr>
                <w:rFonts w:hint="default" w:cs="宋体"/>
              </w:rPr>
            </w:pPr>
            <w:r>
              <w:rPr>
                <w:rFonts w:cs="宋体"/>
              </w:rPr>
              <w:t>2. 非专业用户易用性问题：</w:t>
            </w:r>
          </w:p>
          <w:p w14:paraId="128BBE31">
            <w:pPr>
              <w:autoSpaceDE w:val="0"/>
              <w:spacing w:before="40" w:after="40" w:line="300" w:lineRule="auto"/>
              <w:ind w:firstLine="480" w:firstLineChars="200"/>
              <w:rPr>
                <w:rFonts w:cs="宋体"/>
              </w:rPr>
            </w:pPr>
            <w:r>
              <w:rPr>
                <w:rFonts w:cs="宋体"/>
              </w:rPr>
              <w:t>如何简化操作流程（如提供默认场景模板、拖拽式部署），降低非专业用户（如国防教育学习者）的使用门槛，提升平台实用性？</w:t>
            </w:r>
          </w:p>
          <w:p w14:paraId="15EE542F">
            <w:pPr>
              <w:autoSpaceDE w:val="0"/>
              <w:spacing w:before="40" w:after="40" w:line="300" w:lineRule="auto"/>
              <w:rPr>
                <w:rFonts w:hint="default" w:cs="宋体"/>
              </w:rPr>
            </w:pPr>
            <w:r>
              <w:rPr>
                <w:rFonts w:cs="宋体"/>
              </w:rPr>
              <w:t>3. 基础扩展性验证问题：</w:t>
            </w:r>
          </w:p>
          <w:p w14:paraId="69F1D01E">
            <w:pPr>
              <w:autoSpaceDE w:val="0"/>
              <w:spacing w:before="40" w:after="40" w:line="300" w:lineRule="auto"/>
              <w:ind w:firstLine="480" w:firstLineChars="200"/>
              <w:rPr>
                <w:rFonts w:hint="default" w:cs="宋体"/>
              </w:rPr>
            </w:pPr>
            <w:r>
              <w:rPr>
                <w:rFonts w:cs="宋体"/>
              </w:rPr>
              <w:t>如何设计简单的插件接口，实现1-2个扩展功能（如推演回放、结果统计），验证平台的可扩展潜力，为后续升级预留空间？</w:t>
            </w:r>
          </w:p>
          <w:p w14:paraId="7F4EC9ED">
            <w:pPr>
              <w:autoSpaceDE w:val="0"/>
              <w:spacing w:before="40" w:after="40" w:line="300" w:lineRule="auto"/>
              <w:ind w:firstLine="480" w:firstLineChars="200"/>
              <w:rPr>
                <w:del w:id="32" w:author="吴新伟" w:date="2025-11-27T15:43:44Z"/>
                <w:rFonts w:cs="宋体"/>
              </w:rPr>
            </w:pPr>
            <w:del w:id="33" w:author="吴新伟" w:date="2025-11-27T15:43:44Z">
              <w:r>
                <w:rPr>
                  <w:rFonts w:cs="宋体"/>
                </w:rPr>
                <w:delText>保底预期成果（确保完成，适配本科生基础能力）：</w:delText>
              </w:r>
            </w:del>
          </w:p>
          <w:p w14:paraId="0CA586C2">
            <w:pPr>
              <w:autoSpaceDE w:val="0"/>
              <w:spacing w:before="40" w:after="40" w:line="300" w:lineRule="auto"/>
              <w:ind w:firstLine="480" w:firstLineChars="200"/>
              <w:rPr>
                <w:rFonts w:cs="宋体"/>
              </w:rPr>
            </w:pPr>
            <w:r>
              <w:rPr>
                <w:rFonts w:cs="宋体"/>
              </w:rPr>
              <w:t>1. 实物成果：完成基础版二维兵棋推演平台，支持核心功能（简单战场建模、小规模兵力部署与推演、基础可视化交互、推演日志存储等），无严重Bug。</w:t>
            </w:r>
          </w:p>
          <w:p w14:paraId="452F651E">
            <w:pPr>
              <w:autoSpaceDE w:val="0"/>
              <w:spacing w:before="40" w:after="40" w:line="300" w:lineRule="auto"/>
              <w:ind w:firstLine="480" w:firstLineChars="200"/>
              <w:rPr>
                <w:rFonts w:cs="宋体"/>
              </w:rPr>
            </w:pPr>
            <w:r>
              <w:rPr>
                <w:rFonts w:cs="宋体"/>
              </w:rPr>
              <w:t>2. 文档成果：产出平台设计说明书、核心代码注释、基础测试报告，明确开发逻辑与操作步骤。</w:t>
            </w:r>
          </w:p>
          <w:p w14:paraId="464702EB">
            <w:pPr>
              <w:autoSpaceDE w:val="0"/>
              <w:spacing w:before="40" w:after="40" w:line="300" w:lineRule="auto"/>
              <w:ind w:firstLine="480" w:firstLineChars="200"/>
              <w:rPr>
                <w:rFonts w:cs="宋体"/>
              </w:rPr>
            </w:pPr>
            <w:r>
              <w:rPr>
                <w:rFonts w:cs="宋体"/>
              </w:rPr>
              <w:t>3. 验证成果：在Windows系统稳定运行，支持50级以内兵力单位推演，无卡顿、崩溃现象，满足基础演示需求。</w:t>
            </w:r>
          </w:p>
          <w:p w14:paraId="2D47D51A">
            <w:pPr>
              <w:autoSpaceDE w:val="0"/>
              <w:spacing w:before="40" w:after="40" w:line="300" w:lineRule="auto"/>
              <w:ind w:firstLine="480" w:firstLineChars="200"/>
              <w:rPr>
                <w:del w:id="34" w:author="吴新伟" w:date="2025-11-27T15:43:53Z"/>
                <w:rFonts w:cs="宋体"/>
              </w:rPr>
            </w:pPr>
            <w:r>
              <w:rPr>
                <w:rFonts w:cs="宋体"/>
              </w:rPr>
              <w:t xml:space="preserve"> </w:t>
            </w:r>
          </w:p>
          <w:p w14:paraId="6BD291D6">
            <w:pPr>
              <w:autoSpaceDE w:val="0"/>
              <w:spacing w:before="40" w:after="40" w:line="300" w:lineRule="auto"/>
              <w:ind w:firstLine="480" w:firstLineChars="200"/>
              <w:rPr>
                <w:del w:id="35" w:author="吴新伟" w:date="2025-11-27T15:43:53Z"/>
                <w:rFonts w:cs="宋体"/>
              </w:rPr>
            </w:pPr>
            <w:del w:id="36" w:author="吴新伟" w:date="2025-11-27T15:43:53Z">
              <w:r>
                <w:rPr>
                  <w:rFonts w:cs="宋体"/>
                </w:rPr>
                <w:delText>冲刺预期成果（努力可达，体现技术进阶）：</w:delText>
              </w:r>
            </w:del>
          </w:p>
          <w:p w14:paraId="0831BE6C">
            <w:pPr>
              <w:autoSpaceDE w:val="0"/>
              <w:spacing w:before="40" w:after="40" w:line="300" w:lineRule="auto"/>
              <w:ind w:firstLine="480" w:firstLineChars="200"/>
              <w:rPr>
                <w:del w:id="37" w:author="吴新伟" w:date="2025-11-27T15:43:53Z"/>
                <w:rFonts w:cs="宋体"/>
              </w:rPr>
            </w:pPr>
            <w:del w:id="38" w:author="吴新伟" w:date="2025-11-27T15:43:53Z">
              <w:r>
                <w:rPr>
                  <w:rFonts w:cs="宋体"/>
                </w:rPr>
                <w:delText>1. 实物成果：完成功能完善版平台，新增规则配置可视化、推演回放、结果统计导出功能，实现2个独立扩展插件；适配Windows与国产麒麟系统。</w:delText>
              </w:r>
            </w:del>
          </w:p>
          <w:p w14:paraId="7762FC7D">
            <w:pPr>
              <w:autoSpaceDE w:val="0"/>
              <w:spacing w:before="40" w:after="40" w:line="300" w:lineRule="auto"/>
              <w:ind w:firstLine="480" w:firstLineChars="200"/>
              <w:rPr>
                <w:del w:id="39" w:author="吴新伟" w:date="2025-11-27T15:43:53Z"/>
                <w:rFonts w:cs="宋体"/>
              </w:rPr>
            </w:pPr>
            <w:del w:id="40" w:author="吴新伟" w:date="2025-11-27T15:43:53Z">
              <w:r>
                <w:rPr>
                  <w:rFonts w:cs="宋体"/>
                </w:rPr>
                <w:delText>2. 文档成果：形成完整技术白皮书、详细测试报告（含性能/鲁棒性测试）、使用手册与插件开发指南，具备复用与扩展价值。</w:delText>
              </w:r>
            </w:del>
          </w:p>
          <w:p w14:paraId="64745A65">
            <w:pPr>
              <w:autoSpaceDE w:val="0"/>
              <w:spacing w:before="40" w:after="40" w:line="300" w:lineRule="auto"/>
              <w:ind w:firstLine="480" w:firstLineChars="200"/>
              <w:rPr>
                <w:rFonts w:cs="宋体"/>
              </w:rPr>
            </w:pPr>
            <w:del w:id="41" w:author="吴新伟" w:date="2025-11-27T15:43:53Z">
              <w:r>
                <w:rPr>
                  <w:rFonts w:cs="宋体"/>
                </w:rPr>
                <w:delText>3. 验证成果：支持百级兵力单位流畅推演，具备输入容错、异常处理能力，跨系统运行稳定，可满足基础战术训练与国防教育场景实用需求。</w:delText>
              </w:r>
            </w:del>
          </w:p>
          <w:p w14:paraId="20CF2825">
            <w:pPr>
              <w:autoSpaceDE w:val="0"/>
              <w:spacing w:before="40" w:after="40" w:line="300" w:lineRule="auto"/>
              <w:ind w:firstLine="480" w:firstLineChars="200"/>
              <w:rPr>
                <w:rFonts w:cs="宋体"/>
              </w:rPr>
            </w:pPr>
          </w:p>
          <w:p w14:paraId="017A8E85">
            <w:pPr>
              <w:autoSpaceDE w:val="0"/>
              <w:spacing w:before="40" w:after="40" w:line="300" w:lineRule="auto"/>
              <w:rPr>
                <w:rFonts w:hint="default" w:cs="宋体"/>
                <w:b/>
                <w:bCs/>
                <w:sz w:val="32"/>
                <w:szCs w:val="32"/>
              </w:rPr>
            </w:pPr>
            <w:r>
              <w:rPr>
                <w:rFonts w:cs="宋体"/>
                <w:b/>
                <w:bCs/>
                <w:sz w:val="32"/>
                <w:szCs w:val="32"/>
              </w:rPr>
              <w:t>六、项目研究进度安排：</w:t>
            </w:r>
          </w:p>
          <w:p w14:paraId="1506768C">
            <w:pPr>
              <w:autoSpaceDE w:val="0"/>
              <w:spacing w:before="40" w:after="40" w:line="300" w:lineRule="auto"/>
              <w:rPr>
                <w:rFonts w:cs="宋体"/>
                <w:b/>
                <w:bCs/>
              </w:rPr>
            </w:pPr>
            <w:r>
              <w:rPr>
                <w:rFonts w:cs="宋体"/>
                <w:b/>
                <w:bCs/>
              </w:rPr>
              <w:t>对于本科生，我认为我们应该做到“分阶段、低门槛、重实践”：</w:t>
            </w:r>
          </w:p>
          <w:p w14:paraId="5BB555FE">
            <w:pPr>
              <w:autoSpaceDE w:val="0"/>
              <w:spacing w:before="40" w:after="40" w:line="300" w:lineRule="auto"/>
              <w:rPr>
                <w:rFonts w:ascii="Times New Roman" w:hAnsi="Times New Roman"/>
              </w:rPr>
            </w:pPr>
            <w:r>
              <w:rPr>
                <w:rFonts w:ascii="Times New Roman" w:hAnsi="Times New Roman"/>
              </w:rPr>
              <w:t>阶段1：基础搭建与核心功能实现（1-4个月）</w:t>
            </w:r>
          </w:p>
          <w:p w14:paraId="56B0E32A">
            <w:pPr>
              <w:autoSpaceDE w:val="0"/>
              <w:spacing w:before="40" w:after="40" w:line="300" w:lineRule="auto"/>
              <w:rPr>
                <w:rFonts w:ascii="Times New Roman" w:hAnsi="Times New Roman"/>
              </w:rPr>
            </w:pPr>
            <w:r>
              <w:rPr>
                <w:rFonts w:ascii="Times New Roman" w:hAnsi="Times New Roman"/>
              </w:rPr>
              <w:t>1. 技术选型（轻量化、易上手）</w:t>
            </w:r>
          </w:p>
          <w:p w14:paraId="5B079FB1">
            <w:pPr>
              <w:autoSpaceDE w:val="0"/>
              <w:spacing w:before="40" w:after="40" w:line="300" w:lineRule="auto"/>
              <w:rPr>
                <w:rFonts w:ascii="Times New Roman" w:hAnsi="Times New Roman"/>
              </w:rPr>
            </w:pPr>
            <w:r>
              <w:rPr>
                <w:rFonts w:ascii="Times New Roman" w:hAnsi="Times New Roman"/>
              </w:rPr>
              <w:t>- 开发语言：以C语言（核心逻辑）+ Python（可视化/数据处理）为主，兼顾已有技能；</w:t>
            </w:r>
          </w:p>
          <w:p w14:paraId="4E86368C">
            <w:pPr>
              <w:autoSpaceDE w:val="0"/>
              <w:spacing w:before="40" w:after="40" w:line="300" w:lineRule="auto"/>
              <w:rPr>
                <w:rFonts w:ascii="Times New Roman" w:hAnsi="Times New Roman"/>
              </w:rPr>
            </w:pPr>
            <w:r>
              <w:rPr>
                <w:rFonts w:ascii="Times New Roman" w:hAnsi="Times New Roman"/>
              </w:rPr>
              <w:t>- 操作系统：适配Windows（便于开发调试）+ 国产麒麟系统（最终部署验证）；</w:t>
            </w:r>
          </w:p>
          <w:p w14:paraId="0DE76C42">
            <w:pPr>
              <w:autoSpaceDE w:val="0"/>
              <w:spacing w:before="40" w:after="40" w:line="300" w:lineRule="auto"/>
              <w:rPr>
                <w:rFonts w:ascii="Times New Roman" w:hAnsi="Times New Roman"/>
              </w:rPr>
            </w:pPr>
            <w:r>
              <w:rPr>
                <w:rFonts w:ascii="Times New Roman" w:hAnsi="Times New Roman"/>
              </w:rPr>
              <w:t>- 开发工具：可能用到 Visual Studio（C语言开发）、PyQt（简单可视化界面）、SQLite（轻量化数据库，存储推演数据）等；</w:t>
            </w:r>
          </w:p>
          <w:p w14:paraId="0230D9D3">
            <w:pPr>
              <w:autoSpaceDE w:val="0"/>
              <w:spacing w:before="40" w:after="40" w:line="300" w:lineRule="auto"/>
              <w:rPr>
                <w:rFonts w:ascii="Times New Roman" w:hAnsi="Times New Roman"/>
              </w:rPr>
            </w:pPr>
            <w:r>
              <w:rPr>
                <w:rFonts w:ascii="Times New Roman" w:hAnsi="Times New Roman"/>
              </w:rPr>
              <w:t>- 核心框架：避免复杂微服务，采用“模块化单体架构”（核心引擎+独立功能模块），降低开发难度。</w:t>
            </w:r>
          </w:p>
          <w:p w14:paraId="27212FD2">
            <w:pPr>
              <w:autoSpaceDE w:val="0"/>
              <w:spacing w:before="40" w:after="40" w:line="300" w:lineRule="auto"/>
              <w:rPr>
                <w:rFonts w:ascii="Times New Roman" w:hAnsi="Times New Roman"/>
              </w:rPr>
            </w:pPr>
            <w:r>
              <w:rPr>
                <w:rFonts w:ascii="Times New Roman" w:hAnsi="Times New Roman"/>
              </w:rPr>
              <w:t>2. 核心功能落地</w:t>
            </w:r>
          </w:p>
          <w:p w14:paraId="3F345FA9">
            <w:pPr>
              <w:autoSpaceDE w:val="0"/>
              <w:spacing w:before="40" w:after="40" w:line="300" w:lineRule="auto"/>
              <w:rPr>
                <w:rFonts w:ascii="Times New Roman" w:hAnsi="Times New Roman"/>
              </w:rPr>
            </w:pPr>
            <w:r>
              <w:rPr>
                <w:rFonts w:ascii="Times New Roman" w:hAnsi="Times New Roman"/>
              </w:rPr>
              <w:t>- 战场环境建模：基于二维网格地图，实现地形（平原、山地、河流）、兵力单位（简单兵种属性：攻击力、移动力）的基础建模；</w:t>
            </w:r>
          </w:p>
          <w:p w14:paraId="5746B51A">
            <w:pPr>
              <w:autoSpaceDE w:val="0"/>
              <w:spacing w:before="40" w:after="40" w:line="300" w:lineRule="auto"/>
              <w:rPr>
                <w:rFonts w:ascii="Times New Roman" w:hAnsi="Times New Roman"/>
              </w:rPr>
            </w:pPr>
            <w:r>
              <w:rPr>
                <w:rFonts w:ascii="Times New Roman" w:hAnsi="Times New Roman"/>
              </w:rPr>
              <w:t>- 推演规则实现：编码简单战术规则（如兵力移动范围、攻击判定、胜负条件），采用“配置文件+代码调用”模式，支持基础规则修改；</w:t>
            </w:r>
          </w:p>
          <w:p w14:paraId="4E9E9710">
            <w:pPr>
              <w:autoSpaceDE w:val="0"/>
              <w:spacing w:before="40" w:after="40" w:line="300" w:lineRule="auto"/>
              <w:rPr>
                <w:rFonts w:ascii="Times New Roman" w:hAnsi="Times New Roman"/>
              </w:rPr>
            </w:pPr>
            <w:r>
              <w:rPr>
                <w:rFonts w:ascii="Times New Roman" w:hAnsi="Times New Roman"/>
              </w:rPr>
              <w:t>- 基础可视化：实现兵力部署、推演过程的二维展示（如图标拖拽、状态刷新），无需复杂3D效果；</w:t>
            </w:r>
          </w:p>
          <w:p w14:paraId="35161AE1">
            <w:pPr>
              <w:autoSpaceDE w:val="0"/>
              <w:spacing w:before="40" w:after="40" w:line="300" w:lineRule="auto"/>
              <w:rPr>
                <w:rFonts w:ascii="Times New Roman" w:hAnsi="Times New Roman"/>
              </w:rPr>
            </w:pPr>
            <w:r>
              <w:rPr>
                <w:rFonts w:ascii="Times New Roman" w:hAnsi="Times New Roman"/>
              </w:rPr>
              <w:t>- 数据存储：存储推演配置（兵力参数、规则参数）、推演日志（每步操作记录）。</w:t>
            </w:r>
          </w:p>
          <w:p w14:paraId="2C11E9F4">
            <w:pPr>
              <w:autoSpaceDE w:val="0"/>
              <w:spacing w:before="40" w:after="40" w:line="300" w:lineRule="auto"/>
              <w:rPr>
                <w:rFonts w:ascii="Times New Roman" w:hAnsi="Times New Roman"/>
              </w:rPr>
            </w:pPr>
            <w:r>
              <w:rPr>
                <w:rFonts w:ascii="Times New Roman" w:hAnsi="Times New Roman"/>
              </w:rPr>
              <w:t xml:space="preserve"> </w:t>
            </w:r>
          </w:p>
          <w:p w14:paraId="464902AB">
            <w:pPr>
              <w:autoSpaceDE w:val="0"/>
              <w:spacing w:before="40" w:after="40" w:line="300" w:lineRule="auto"/>
              <w:rPr>
                <w:rFonts w:ascii="Times New Roman" w:hAnsi="Times New Roman"/>
              </w:rPr>
            </w:pPr>
            <w:r>
              <w:rPr>
                <w:rFonts w:ascii="Times New Roman" w:hAnsi="Times New Roman"/>
              </w:rPr>
              <w:t>阶段2：优化与鲁棒性提升（5-7个月）</w:t>
            </w:r>
          </w:p>
          <w:p w14:paraId="79F82978">
            <w:pPr>
              <w:autoSpaceDE w:val="0"/>
              <w:spacing w:before="40" w:after="40" w:line="300" w:lineRule="auto"/>
              <w:rPr>
                <w:rFonts w:ascii="Times New Roman" w:hAnsi="Times New Roman"/>
              </w:rPr>
            </w:pPr>
            <w:r>
              <w:rPr>
                <w:rFonts w:ascii="Times New Roman" w:hAnsi="Times New Roman"/>
              </w:rPr>
              <w:t xml:space="preserve"> </w:t>
            </w:r>
          </w:p>
          <w:p w14:paraId="405BC825">
            <w:pPr>
              <w:autoSpaceDE w:val="0"/>
              <w:spacing w:before="40" w:after="40" w:line="300" w:lineRule="auto"/>
              <w:rPr>
                <w:rFonts w:ascii="Times New Roman" w:hAnsi="Times New Roman"/>
              </w:rPr>
            </w:pPr>
            <w:r>
              <w:rPr>
                <w:rFonts w:ascii="Times New Roman" w:hAnsi="Times New Roman"/>
              </w:rPr>
              <w:t>1. 性能优化（针对性解决卡顿问题）</w:t>
            </w:r>
          </w:p>
          <w:p w14:paraId="1C1A0E7B">
            <w:pPr>
              <w:autoSpaceDE w:val="0"/>
              <w:spacing w:before="40" w:after="40" w:line="300" w:lineRule="auto"/>
              <w:rPr>
                <w:rFonts w:ascii="Times New Roman" w:hAnsi="Times New Roman"/>
              </w:rPr>
            </w:pPr>
            <w:r>
              <w:rPr>
                <w:rFonts w:ascii="Times New Roman" w:hAnsi="Times New Roman"/>
              </w:rPr>
              <w:t>- 简化核心算法：对兵力路径搜索、态势计算采用基础算法（如BFS路径规划、简单加权评分），避免复杂AI逻辑；</w:t>
            </w:r>
          </w:p>
          <w:p w14:paraId="2EAA52C3">
            <w:pPr>
              <w:autoSpaceDE w:val="0"/>
              <w:spacing w:before="40" w:after="40" w:line="300" w:lineRule="auto"/>
              <w:rPr>
                <w:rFonts w:ascii="Times New Roman" w:hAnsi="Times New Roman"/>
              </w:rPr>
            </w:pPr>
            <w:r>
              <w:rPr>
                <w:rFonts w:ascii="Times New Roman" w:hAnsi="Times New Roman"/>
              </w:rPr>
              <w:t>- 资源优化：实现数据缓存（常用地图、兵力配置缓存到内存）、无效数据清理，提升响应速度。</w:t>
            </w:r>
          </w:p>
          <w:p w14:paraId="5735C0A8">
            <w:pPr>
              <w:autoSpaceDE w:val="0"/>
              <w:spacing w:before="40" w:after="40" w:line="300" w:lineRule="auto"/>
              <w:rPr>
                <w:rFonts w:ascii="Times New Roman" w:hAnsi="Times New Roman"/>
              </w:rPr>
            </w:pPr>
            <w:r>
              <w:rPr>
                <w:rFonts w:ascii="Times New Roman" w:hAnsi="Times New Roman"/>
              </w:rPr>
              <w:t>2. 鲁棒性基础设计</w:t>
            </w:r>
          </w:p>
          <w:p w14:paraId="442CC140">
            <w:pPr>
              <w:autoSpaceDE w:val="0"/>
              <w:spacing w:before="40" w:after="40" w:line="300" w:lineRule="auto"/>
              <w:rPr>
                <w:rFonts w:ascii="Times New Roman" w:hAnsi="Times New Roman"/>
              </w:rPr>
            </w:pPr>
            <w:r>
              <w:rPr>
                <w:rFonts w:ascii="Times New Roman" w:hAnsi="Times New Roman"/>
              </w:rPr>
              <w:t>- 输入校验：对用户输入的兵力数量、移动坐标、规则参数进行范围校验，弹出错误提示（如“兵力数量不能为负数”）；</w:t>
            </w:r>
          </w:p>
          <w:p w14:paraId="03FE9463">
            <w:pPr>
              <w:autoSpaceDE w:val="0"/>
              <w:spacing w:before="40" w:after="40" w:line="300" w:lineRule="auto"/>
              <w:rPr>
                <w:rFonts w:ascii="Times New Roman" w:hAnsi="Times New Roman"/>
              </w:rPr>
            </w:pPr>
            <w:r>
              <w:rPr>
                <w:rFonts w:ascii="Times New Roman" w:hAnsi="Times New Roman"/>
              </w:rPr>
              <w:t>- 兼容性适配：在Windows和国产系统上完成功能测试，确保核心推演功能正常运行；</w:t>
            </w:r>
          </w:p>
          <w:p w14:paraId="588F4F2A">
            <w:pPr>
              <w:autoSpaceDE w:val="0"/>
              <w:spacing w:before="40" w:after="40" w:line="300" w:lineRule="auto"/>
              <w:rPr>
                <w:rFonts w:ascii="Times New Roman" w:hAnsi="Times New Roman"/>
              </w:rPr>
            </w:pPr>
            <w:r>
              <w:rPr>
                <w:rFonts w:ascii="Times New Roman" w:hAnsi="Times New Roman"/>
              </w:rPr>
              <w:t>- 异常处理：捕获文件读取、数据计算中的常见异常（如文件不存在、格式错误），避免程序直接崩溃。</w:t>
            </w:r>
          </w:p>
          <w:p w14:paraId="0CDCD6C0">
            <w:pPr>
              <w:autoSpaceDE w:val="0"/>
              <w:spacing w:before="40" w:after="40" w:line="300" w:lineRule="auto"/>
              <w:rPr>
                <w:rFonts w:ascii="Times New Roman" w:hAnsi="Times New Roman"/>
              </w:rPr>
            </w:pPr>
            <w:r>
              <w:rPr>
                <w:rFonts w:ascii="Times New Roman" w:hAnsi="Times New Roman"/>
              </w:rPr>
              <w:t xml:space="preserve"> </w:t>
            </w:r>
          </w:p>
          <w:p w14:paraId="0F274B16">
            <w:pPr>
              <w:autoSpaceDE w:val="0"/>
              <w:spacing w:before="40" w:after="40" w:line="300" w:lineRule="auto"/>
              <w:rPr>
                <w:rFonts w:ascii="Times New Roman" w:hAnsi="Times New Roman"/>
              </w:rPr>
            </w:pPr>
            <w:r>
              <w:rPr>
                <w:rFonts w:ascii="Times New Roman" w:hAnsi="Times New Roman"/>
              </w:rPr>
              <w:t>阶段3：扩展与验证（8-10个月）</w:t>
            </w:r>
          </w:p>
          <w:p w14:paraId="71783B78">
            <w:pPr>
              <w:autoSpaceDE w:val="0"/>
              <w:spacing w:before="40" w:after="40" w:line="300" w:lineRule="auto"/>
              <w:rPr>
                <w:rFonts w:ascii="Times New Roman" w:hAnsi="Times New Roman"/>
              </w:rPr>
            </w:pPr>
            <w:r>
              <w:rPr>
                <w:rFonts w:ascii="Times New Roman" w:hAnsi="Times New Roman"/>
              </w:rPr>
              <w:t xml:space="preserve"> </w:t>
            </w:r>
          </w:p>
          <w:p w14:paraId="2C8E5871">
            <w:pPr>
              <w:autoSpaceDE w:val="0"/>
              <w:spacing w:before="40" w:after="40" w:line="300" w:lineRule="auto"/>
              <w:rPr>
                <w:rFonts w:ascii="Times New Roman" w:hAnsi="Times New Roman"/>
              </w:rPr>
            </w:pPr>
            <w:r>
              <w:rPr>
                <w:rFonts w:ascii="Times New Roman" w:hAnsi="Times New Roman"/>
              </w:rPr>
              <w:t>1. 功能扩展（插件化入门）</w:t>
            </w:r>
          </w:p>
          <w:p w14:paraId="6BE3A59D">
            <w:pPr>
              <w:autoSpaceDE w:val="0"/>
              <w:spacing w:before="40" w:after="40" w:line="300" w:lineRule="auto"/>
              <w:rPr>
                <w:rFonts w:ascii="Times New Roman" w:hAnsi="Times New Roman"/>
              </w:rPr>
            </w:pPr>
            <w:r>
              <w:rPr>
                <w:rFonts w:ascii="Times New Roman" w:hAnsi="Times New Roman"/>
              </w:rPr>
              <w:t>- 实现简单插件机制：设计1-2个独立插件（可能如“胜负统计插件”“推演回放插件”），通过接口调用核心引擎，验证模块化扩展性；</w:t>
            </w:r>
          </w:p>
          <w:p w14:paraId="17556B94">
            <w:pPr>
              <w:autoSpaceDE w:val="0"/>
              <w:spacing w:before="40" w:after="40" w:line="300" w:lineRule="auto"/>
              <w:rPr>
                <w:rFonts w:ascii="Times New Roman" w:hAnsi="Times New Roman"/>
              </w:rPr>
            </w:pPr>
            <w:r>
              <w:rPr>
                <w:rFonts w:ascii="Times New Roman" w:hAnsi="Times New Roman"/>
              </w:rPr>
              <w:t>- 数据导出：支持推演结果（胜负数据、兵力损耗）导出为Excel等格式，便于分析。</w:t>
            </w:r>
          </w:p>
          <w:p w14:paraId="430CC3D7">
            <w:pPr>
              <w:autoSpaceDE w:val="0"/>
              <w:spacing w:before="40" w:after="40" w:line="300" w:lineRule="auto"/>
              <w:rPr>
                <w:rFonts w:ascii="Times New Roman" w:hAnsi="Times New Roman"/>
              </w:rPr>
            </w:pPr>
            <w:r>
              <w:rPr>
                <w:rFonts w:ascii="Times New Roman" w:hAnsi="Times New Roman"/>
              </w:rPr>
              <w:t>2. 场景验证</w:t>
            </w:r>
          </w:p>
          <w:p w14:paraId="3521A118">
            <w:pPr>
              <w:autoSpaceDE w:val="0"/>
              <w:spacing w:before="40" w:after="40" w:line="300" w:lineRule="auto"/>
              <w:rPr>
                <w:rFonts w:ascii="Times New Roman" w:hAnsi="Times New Roman"/>
              </w:rPr>
            </w:pPr>
            <w:r>
              <w:rPr>
                <w:rFonts w:ascii="Times New Roman" w:hAnsi="Times New Roman"/>
              </w:rPr>
              <w:t>- 设计2个简单推演场景（如“单兵战术对抗”“小规模班组协同”），完成全流程推演测试，验证平台可用性。</w:t>
            </w:r>
          </w:p>
          <w:p w14:paraId="55BA382A">
            <w:pPr>
              <w:rPr>
                <w:rFonts w:cs="宋体"/>
                <w:b/>
                <w:bCs/>
                <w:sz w:val="32"/>
                <w:szCs w:val="32"/>
              </w:rPr>
            </w:pPr>
          </w:p>
          <w:p w14:paraId="640997C5">
            <w:pPr>
              <w:rPr>
                <w:rFonts w:hint="default" w:ascii="Times New Roman" w:hAnsi="Times New Roman"/>
                <w:b/>
                <w:bCs/>
                <w:sz w:val="32"/>
                <w:szCs w:val="32"/>
              </w:rPr>
            </w:pPr>
            <w:r>
              <w:rPr>
                <w:rFonts w:cs="宋体"/>
                <w:b/>
                <w:bCs/>
                <w:sz w:val="32"/>
                <w:szCs w:val="32"/>
              </w:rPr>
              <w:t>七、已有基础</w:t>
            </w:r>
          </w:p>
          <w:p w14:paraId="5F10572D">
            <w:pPr>
              <w:ind w:firstLine="480" w:firstLineChars="200"/>
              <w:rPr>
                <w:rFonts w:hint="default" w:ascii="Times New Roman" w:hAnsi="Times New Roman"/>
              </w:rPr>
            </w:pPr>
            <w:r>
              <w:rPr>
                <w:rFonts w:ascii="Times New Roman" w:hAnsi="Times New Roman"/>
              </w:rPr>
              <w:t>本项目目前尚未具备足够的相关硬件设备与软件开发基础。核心技术研发、平台搭建、测试验证等工作可能需从零开始。项目团队已完成初步的需求调研与技术调研，明确了项目的核心目标与技术路线，具备一定的计算机应用、软件开发、系统架构设计等相关专业知识，能够保障项目的顺利推进。后续将通过逐步采购必要的硬件设备、搭建开发与测试环境，分阶段开展核心技术研发与平台建设工作。</w:t>
            </w:r>
          </w:p>
          <w:p w14:paraId="10ED47CC">
            <w:pPr>
              <w:autoSpaceDE w:val="0"/>
              <w:spacing w:before="40" w:after="40" w:line="300" w:lineRule="auto"/>
              <w:rPr>
                <w:rFonts w:hint="default" w:cs="宋体"/>
                <w:b/>
                <w:bCs/>
                <w:sz w:val="32"/>
                <w:szCs w:val="32"/>
              </w:rPr>
            </w:pPr>
            <w:r>
              <w:rPr>
                <w:rFonts w:cs="宋体"/>
                <w:b/>
                <w:bCs/>
                <w:sz w:val="32"/>
                <w:szCs w:val="32"/>
              </w:rPr>
              <w:t>八、与本项目有关的研究积累和已取得的成绩</w:t>
            </w:r>
          </w:p>
          <w:p w14:paraId="1C307428">
            <w:pPr>
              <w:autoSpaceDE w:val="0"/>
              <w:spacing w:before="40" w:after="40" w:line="300" w:lineRule="auto"/>
              <w:rPr>
                <w:rFonts w:ascii="Times New Roman" w:hAnsi="Times New Roman"/>
                <w:b/>
                <w:bCs/>
              </w:rPr>
            </w:pPr>
            <w:r>
              <w:rPr>
                <w:rFonts w:cs="宋体"/>
                <w:b/>
                <w:bCs/>
              </w:rPr>
              <w:t>研究积累：</w:t>
            </w:r>
          </w:p>
          <w:p w14:paraId="44C4B822">
            <w:pPr>
              <w:autoSpaceDE w:val="0"/>
              <w:snapToGrid w:val="0"/>
              <w:spacing w:before="40" w:after="40" w:line="300" w:lineRule="auto"/>
              <w:rPr>
                <w:rFonts w:cs="宋体"/>
              </w:rPr>
            </w:pPr>
            <w:r>
              <w:rPr>
                <w:rFonts w:cs="宋体"/>
              </w:rPr>
              <w:t>1. 理论入门：全部成员系统学习电子信息工程基础课程（如pythen或C语言程序设计或MATLAB基础），掌握核心概念和基础原理，搭建知识框架；部分成员有计算机专业基础，理论知识较为丰富。</w:t>
            </w:r>
          </w:p>
          <w:p w14:paraId="048ECC17">
            <w:pPr>
              <w:autoSpaceDE w:val="0"/>
              <w:snapToGrid w:val="0"/>
              <w:spacing w:before="40" w:after="40" w:line="300" w:lineRule="auto"/>
              <w:rPr>
                <w:rFonts w:cs="宋体"/>
              </w:rPr>
            </w:pPr>
            <w:r>
              <w:rPr>
                <w:rFonts w:cs="宋体"/>
              </w:rPr>
              <w:t>2. 技能实操：完成课程配套实验（如pythen或C语言基础编程或MATLAB数据可视化），熟悉工具使用流程，积累基础操作经验。</w:t>
            </w:r>
          </w:p>
          <w:p w14:paraId="7538486C">
            <w:pPr>
              <w:autoSpaceDE w:val="0"/>
              <w:snapToGrid w:val="0"/>
              <w:spacing w:before="40" w:after="40" w:line="300" w:lineRule="auto"/>
              <w:rPr>
                <w:rFonts w:cs="宋体"/>
              </w:rPr>
            </w:pPr>
            <w:r>
              <w:rPr>
                <w:rFonts w:cs="宋体"/>
              </w:rPr>
              <w:t>3. 资料整理：收集领域入门级文献、教程和案例，梳理技术发展大致脉络，初步了解项目相关技术的应用场景。</w:t>
            </w:r>
          </w:p>
          <w:p w14:paraId="0B3F4EAC">
            <w:pPr>
              <w:autoSpaceDE w:val="0"/>
              <w:snapToGrid w:val="0"/>
              <w:spacing w:before="40" w:after="40" w:line="300" w:lineRule="auto"/>
              <w:rPr>
                <w:rFonts w:cs="宋体"/>
              </w:rPr>
            </w:pPr>
            <w:r>
              <w:rPr>
                <w:rFonts w:cs="宋体"/>
              </w:rPr>
              <w:t xml:space="preserve"> </w:t>
            </w:r>
          </w:p>
          <w:p w14:paraId="74853E58">
            <w:pPr>
              <w:autoSpaceDE w:val="0"/>
              <w:snapToGrid w:val="0"/>
              <w:spacing w:before="40" w:after="40" w:line="300" w:lineRule="auto"/>
              <w:rPr>
                <w:rFonts w:cs="宋体"/>
                <w:b/>
                <w:bCs/>
              </w:rPr>
            </w:pPr>
            <w:r>
              <w:rPr>
                <w:rFonts w:cs="宋体"/>
                <w:b/>
                <w:bCs/>
              </w:rPr>
              <w:t>已取得的成绩：</w:t>
            </w:r>
          </w:p>
          <w:p w14:paraId="36B59CD9">
            <w:pPr>
              <w:autoSpaceDE w:val="0"/>
              <w:snapToGrid w:val="0"/>
              <w:spacing w:before="40" w:after="40" w:line="300" w:lineRule="auto"/>
              <w:rPr>
                <w:rFonts w:cs="宋体"/>
              </w:rPr>
            </w:pPr>
            <w:r>
              <w:rPr>
                <w:rFonts w:cs="宋体"/>
              </w:rPr>
              <w:t>1. 学业成果：课程成绩达标，顺利完成基础实验报告；独立编写简单C语言等工具的程序（如数据计算、逻辑判断）或MATLAB仿真脚本（如绘图、简单数据处理）。</w:t>
            </w:r>
          </w:p>
          <w:p w14:paraId="704EF371">
            <w:pPr>
              <w:autoSpaceDE w:val="0"/>
              <w:snapToGrid w:val="0"/>
              <w:spacing w:before="40" w:after="40" w:line="300" w:lineRule="auto"/>
              <w:rPr>
                <w:rFonts w:cs="宋体"/>
              </w:rPr>
            </w:pPr>
            <w:r>
              <w:rPr>
                <w:rFonts w:cs="宋体"/>
              </w:rPr>
              <w:t>2. 实践突破：参与小组基础项目（如简易电子小制作、数据采集小程序开发），负责基础模块（如数据输入、简单逻辑实现），完成核心功能落地。</w:t>
            </w:r>
          </w:p>
          <w:p w14:paraId="79E8068B">
            <w:pPr>
              <w:autoSpaceDE w:val="0"/>
              <w:snapToGrid w:val="0"/>
              <w:spacing w:before="40" w:after="40" w:line="300" w:lineRule="auto"/>
              <w:rPr>
                <w:rFonts w:cs="宋体"/>
              </w:rPr>
            </w:pPr>
            <w:r>
              <w:rPr>
                <w:rFonts w:cs="宋体"/>
              </w:rPr>
              <w:t>3. 能力提升：掌握基础工具使用方法（如C语言编译环境、MATLAB基本操作），具备自主查阅资料、解决简单问题的能力，为后续深入研究铺垫。</w:t>
            </w:r>
          </w:p>
          <w:p w14:paraId="554FED7E">
            <w:pPr>
              <w:autoSpaceDE w:val="0"/>
              <w:snapToGrid w:val="0"/>
              <w:spacing w:before="40" w:after="40" w:line="300" w:lineRule="auto"/>
              <w:rPr>
                <w:rFonts w:hint="default" w:ascii="Times New Roman" w:hAnsi="Times New Roman"/>
                <w:b/>
                <w:bCs/>
                <w:sz w:val="32"/>
                <w:szCs w:val="32"/>
              </w:rPr>
            </w:pPr>
            <w:r>
              <w:rPr>
                <w:rFonts w:cs="宋体"/>
                <w:b/>
                <w:bCs/>
                <w:sz w:val="32"/>
                <w:szCs w:val="32"/>
              </w:rPr>
              <w:t>九、已具备的条件，尚缺少的条件及解决方法</w:t>
            </w:r>
          </w:p>
          <w:p w14:paraId="1F401C1B">
            <w:pPr>
              <w:rPr>
                <w:b/>
                <w:bCs/>
              </w:rPr>
            </w:pPr>
            <w:r>
              <w:rPr>
                <w:b/>
                <w:bCs/>
              </w:rPr>
              <w:t>人力条件：</w:t>
            </w:r>
          </w:p>
          <w:p w14:paraId="7982E7AF">
            <w:r>
              <w:t>- 团队配置：5名本科生分工明确，设架构设计、核心开发、界面设计、测试优化4个方向，具备项目管理与问题攻关能力。</w:t>
            </w:r>
          </w:p>
          <w:p w14:paraId="7656E34C">
            <w:pPr>
              <w:rPr>
                <w:rFonts w:hint="default"/>
                <w:b/>
                <w:bCs/>
              </w:rPr>
            </w:pPr>
            <w:r>
              <w:t>- 指导支持：配备1名自动化方向的专业指导教师和数名硕博学长提供技术指导与需求对接</w:t>
            </w:r>
            <w:r>
              <w:rPr>
                <w:b/>
                <w:bCs/>
              </w:rPr>
              <w:t>。</w:t>
            </w:r>
          </w:p>
          <w:p w14:paraId="0B305719">
            <w:pPr>
              <w:rPr>
                <w:b/>
                <w:bCs/>
              </w:rPr>
            </w:pPr>
          </w:p>
          <w:p w14:paraId="469DEEF4">
            <w:pPr>
              <w:rPr>
                <w:b/>
                <w:bCs/>
              </w:rPr>
            </w:pPr>
            <w:r>
              <w:rPr>
                <w:b/>
                <w:bCs/>
              </w:rPr>
              <w:t>技术条件：</w:t>
            </w:r>
          </w:p>
          <w:p w14:paraId="33E4E4D4">
            <w:r>
              <w:t>- 开发环境：已有C++/C、MATLAB、Visual Stidio等全套开发工具，具备Windows/Linux跨平台测试环境。</w:t>
            </w:r>
          </w:p>
          <w:p w14:paraId="6F2B58DA">
            <w:r>
              <w:t>- 基础资源：获取开源兵棋规则库、数字地图素材（比例尺地形数据），参考《兵棋推演技术规范》等行业资料，保障开发合规性。</w:t>
            </w:r>
          </w:p>
          <w:p w14:paraId="6A395E36">
            <w:pPr>
              <w:rPr>
                <w:rFonts w:hint="default"/>
              </w:rPr>
            </w:pPr>
            <w:r>
              <w:t>- 硬件支撑：具备高性能电脑、稳定网络环境，满足开发与测试需求。</w:t>
            </w:r>
          </w:p>
          <w:p w14:paraId="43EEF058"/>
          <w:p w14:paraId="07AC86C6">
            <w:pPr>
              <w:rPr>
                <w:rFonts w:hint="default"/>
              </w:rPr>
            </w:pPr>
            <w:r>
              <w:rPr>
                <w:b/>
                <w:bCs/>
              </w:rPr>
              <w:t>尚缺少的条件及可能的不足，对应解决方案</w:t>
            </w:r>
            <w:r>
              <w:t>：</w:t>
            </w:r>
          </w:p>
          <w:p w14:paraId="68A24CEF">
            <w:pPr>
              <w:rPr>
                <w:rFonts w:hint="default"/>
              </w:rPr>
            </w:pPr>
            <w:r>
              <w:rPr>
                <w:b/>
                <w:bCs/>
              </w:rPr>
              <w:t>1</w:t>
            </w:r>
            <w:r>
              <w:t>.  - 军事规则专业认知：对兵种属性、战术配合、胜负判定等核心规则理解浅显，可能出现逻辑漏洞</w:t>
            </w:r>
          </w:p>
          <w:p w14:paraId="7526A69E">
            <w:pPr>
              <w:ind w:firstLine="480" w:firstLineChars="200"/>
              <w:rPr>
                <w:rFonts w:hint="default"/>
              </w:rPr>
            </w:pPr>
            <w:r>
              <w:t>-查阅《基础军事战术教程》《简易兵棋规则手册》等公开资料，提炼标准化规则（如兵力攻击力=兵种基础值×地形系数）；邀请校内军事爱好者参与规则讨论，结合 经典战例简化规则模型；参考开源简易兵棋项目的规则代码，复用成熟逻辑（如回合制攻击判定流程）</w:t>
            </w:r>
          </w:p>
          <w:p w14:paraId="08C882B1">
            <w:pPr>
              <w:rPr>
                <w:rFonts w:hint="default"/>
              </w:rPr>
            </w:pPr>
            <w:r>
              <w:rPr>
                <w:b/>
                <w:bCs/>
              </w:rPr>
              <w:t>2</w:t>
            </w:r>
            <w:r>
              <w:t xml:space="preserve">.  -大规模测试场景覆盖中或许仅能完成简单场景测试，难以发现多兵种、复杂地形下的逻辑漏洞 </w:t>
            </w:r>
          </w:p>
          <w:p w14:paraId="0040AA5F">
            <w:pPr>
              <w:ind w:firstLine="480" w:firstLineChars="200"/>
              <w:rPr>
                <w:rFonts w:hint="default"/>
              </w:rPr>
            </w:pPr>
            <w:r>
              <w:t>-制定测试用例表（含不同兵种组合、地形类型、操作流程），团队成员分工逐项测试；邀请班级同学等军事及兵棋爱好者参与beta测试，收集操作反馈与bug报告； 模拟极端场景（如兵力满编、地形复杂）进行压力测试，记录程序运行状态（如卡顿、崩溃点）</w:t>
            </w:r>
          </w:p>
          <w:p w14:paraId="2FDF849B">
            <w:pPr>
              <w:rPr>
                <w:rFonts w:hint="default"/>
              </w:rPr>
            </w:pPr>
            <w:r>
              <w:rPr>
                <w:b/>
                <w:bCs/>
              </w:rPr>
              <w:t>3</w:t>
            </w:r>
            <w:r>
              <w:t>.  -本科生在项目文档规范撰写中缺乏科研文档撰写经验，设计文档、用户手册易出现逻辑不清、内容不全</w:t>
            </w:r>
          </w:p>
          <w:p w14:paraId="04BEDA6D">
            <w:pPr>
              <w:rPr>
                <w:rFonts w:hint="default"/>
              </w:rPr>
            </w:pPr>
            <w:r>
              <w:tab/>
            </w:r>
            <w:r>
              <w:t>-参考学校“报告模板”等，明确文档结构（含需求分析、架构设计、代码说明、测试报告）；使用Visio等工具绘制流程图、类图，用截图+简单文字说明核心模块； 定期同步更新文档，由指导老师/专业人员进行审核修改，逐步规范格式与内容</w:t>
            </w:r>
          </w:p>
          <w:p w14:paraId="4EDB5E63">
            <w:pPr>
              <w:rPr>
                <w:rFonts w:hint="default"/>
              </w:rPr>
            </w:pPr>
            <w:r>
              <w:rPr>
                <w:b/>
                <w:bCs/>
              </w:rPr>
              <w:t>4</w:t>
            </w:r>
            <w:r>
              <w:t>.  -缺少复杂界面开发经验——仅掌握一些基础组件使用，缺乏自定义控件（如地图缩放、兵力拖拽轨迹）开发能力</w:t>
            </w:r>
            <w:r>
              <w:tab/>
            </w:r>
          </w:p>
          <w:p w14:paraId="546C8BE7">
            <w:pPr>
              <w:ind w:firstLine="480" w:firstLineChars="200"/>
            </w:pPr>
            <w:r>
              <w:t>-跟着B站Qt实战教程等教学分步学习，可复用教程中的自定义控件代码； 采用Qt Designer可视化设计界面，优先使用现成组件，降低开发难度；可以适当重配分工，由1-2人专门攻坚界面模块，其余成员负责核心逻辑，减少并行难度</w:t>
            </w:r>
          </w:p>
          <w:p w14:paraId="7E5AC35B">
            <w:pPr>
              <w:rPr>
                <w:b/>
                <w:bCs/>
                <w:sz w:val="28"/>
                <w:szCs w:val="28"/>
              </w:rPr>
            </w:pPr>
            <w:r>
              <w:rPr>
                <w:rFonts w:cs="宋体"/>
                <w:b/>
                <w:bCs/>
                <w:sz w:val="28"/>
                <w:szCs w:val="28"/>
              </w:rPr>
              <w:t>参考文献：</w:t>
            </w:r>
          </w:p>
          <w:p w14:paraId="7B0577DC">
            <w:pPr>
              <w:rPr>
                <w:rFonts w:hint="default" w:ascii="Times New Roman" w:hAnsi="Times New Roman"/>
                <w:sz w:val="28"/>
                <w:szCs w:val="28"/>
              </w:rPr>
            </w:pPr>
            <w:r>
              <w:rPr>
                <w:rFonts w:ascii="Times New Roman" w:hAnsi="Times New Roman"/>
                <w:sz w:val="28"/>
                <w:szCs w:val="28"/>
              </w:rPr>
              <w:t>1. 暂无</w:t>
            </w:r>
          </w:p>
        </w:tc>
      </w:tr>
    </w:tbl>
    <w:p w14:paraId="3697A5ED">
      <w:pPr>
        <w:pStyle w:val="5"/>
        <w:keepNext/>
        <w:spacing w:line="600" w:lineRule="atLeast"/>
        <w:textAlignment w:val="center"/>
        <w:rPr>
          <w:rFonts w:ascii="黑体" w:eastAsia="黑体" w:cs="黑体"/>
          <w:sz w:val="28"/>
          <w:szCs w:val="28"/>
        </w:rPr>
      </w:pPr>
      <w:r>
        <w:rPr>
          <w:rFonts w:ascii="黑体" w:eastAsia="黑体" w:cs="黑体"/>
          <w:sz w:val="28"/>
          <w:szCs w:val="28"/>
        </w:rPr>
        <w:t xml:space="preserve">三、 经费预算 </w:t>
      </w:r>
    </w:p>
    <w:tbl>
      <w:tblPr>
        <w:tblStyle w:val="14"/>
        <w:tblW w:w="0" w:type="auto"/>
        <w:tblInd w:w="216" w:type="dxa"/>
        <w:tblLayout w:type="autofit"/>
        <w:tblCellMar>
          <w:top w:w="15" w:type="dxa"/>
          <w:left w:w="15" w:type="dxa"/>
          <w:bottom w:w="15" w:type="dxa"/>
          <w:right w:w="15" w:type="dxa"/>
        </w:tblCellMar>
      </w:tblPr>
      <w:tblGrid>
        <w:gridCol w:w="2647"/>
        <w:gridCol w:w="1637"/>
        <w:gridCol w:w="2296"/>
        <w:gridCol w:w="1275"/>
        <w:gridCol w:w="1299"/>
      </w:tblGrid>
      <w:tr w14:paraId="4E69B150">
        <w:tblPrEx>
          <w:tblCellMar>
            <w:top w:w="15" w:type="dxa"/>
            <w:left w:w="15" w:type="dxa"/>
            <w:bottom w:w="15" w:type="dxa"/>
            <w:right w:w="15" w:type="dxa"/>
          </w:tblCellMar>
        </w:tblPrEx>
        <w:tc>
          <w:tcPr>
            <w:tcW w:w="2723" w:type="dxa"/>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72C53A2E">
            <w:pPr>
              <w:jc w:val="center"/>
              <w:rPr>
                <w:b/>
                <w:bCs/>
              </w:rPr>
            </w:pPr>
            <w:r>
              <w:rPr>
                <w:rFonts w:cs="宋体"/>
                <w:b/>
                <w:bCs/>
              </w:rPr>
              <w:t xml:space="preserve">开支科目 </w:t>
            </w:r>
          </w:p>
        </w:tc>
        <w:tc>
          <w:tcPr>
            <w:tcW w:w="1665" w:type="dxa"/>
            <w:vMerge w:val="restart"/>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1355E2B0">
            <w:pPr>
              <w:jc w:val="center"/>
              <w:rPr>
                <w:b/>
                <w:bCs/>
              </w:rPr>
            </w:pPr>
            <w:r>
              <w:rPr>
                <w:rFonts w:cs="宋体"/>
                <w:b/>
                <w:bCs/>
              </w:rPr>
              <w:t xml:space="preserve">预算经费（元） </w:t>
            </w:r>
          </w:p>
        </w:tc>
        <w:tc>
          <w:tcPr>
            <w:tcW w:w="2364" w:type="dxa"/>
            <w:vMerge w:val="restart"/>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60E623AC">
            <w:pPr>
              <w:jc w:val="center"/>
              <w:rPr>
                <w:b/>
                <w:bCs/>
              </w:rPr>
            </w:pPr>
            <w:r>
              <w:rPr>
                <w:rFonts w:cs="宋体"/>
                <w:b/>
                <w:bCs/>
              </w:rPr>
              <w:t xml:space="preserve">主要用途 </w:t>
            </w:r>
          </w:p>
        </w:tc>
        <w:tc>
          <w:tcPr>
            <w:tcW w:w="2628" w:type="dxa"/>
            <w:gridSpan w:val="2"/>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77F35DFD">
            <w:pPr>
              <w:jc w:val="center"/>
              <w:rPr>
                <w:b/>
                <w:bCs/>
              </w:rPr>
            </w:pPr>
            <w:r>
              <w:rPr>
                <w:rFonts w:cs="宋体"/>
                <w:b/>
                <w:bCs/>
              </w:rPr>
              <w:t xml:space="preserve">阶段下达经费计划（元） </w:t>
            </w:r>
          </w:p>
        </w:tc>
      </w:tr>
      <w:tr w14:paraId="1E325548">
        <w:tblPrEx>
          <w:tblCellMar>
            <w:top w:w="15" w:type="dxa"/>
            <w:left w:w="15" w:type="dxa"/>
            <w:bottom w:w="15" w:type="dxa"/>
            <w:right w:w="15" w:type="dxa"/>
          </w:tblCellMar>
        </w:tblPrEx>
        <w:tc>
          <w:tcPr>
            <w:tcW w:w="2723" w:type="dxa"/>
            <w:vMerge w:val="continue"/>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7C43463">
            <w:pPr>
              <w:rPr>
                <w:rFonts w:hint="default" w:ascii="Times New Roman" w:hAnsi="Times New Roman"/>
                <w:sz w:val="20"/>
                <w:szCs w:val="20"/>
              </w:rPr>
            </w:pPr>
          </w:p>
        </w:tc>
        <w:tc>
          <w:tcPr>
            <w:tcW w:w="1665" w:type="dxa"/>
            <w:vMerge w:val="continue"/>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4D1A8A23">
            <w:pPr>
              <w:rPr>
                <w:rFonts w:hint="default" w:ascii="Times New Roman" w:hAnsi="Times New Roman"/>
                <w:sz w:val="20"/>
                <w:szCs w:val="20"/>
              </w:rPr>
            </w:pPr>
          </w:p>
        </w:tc>
        <w:tc>
          <w:tcPr>
            <w:tcW w:w="2364" w:type="dxa"/>
            <w:vMerge w:val="continue"/>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0E324832">
            <w:pPr>
              <w:rPr>
                <w:rFonts w:hint="default" w:ascii="Times New Roman" w:hAnsi="Times New Roman"/>
                <w:sz w:val="20"/>
                <w:szCs w:val="20"/>
              </w:rPr>
            </w:pPr>
          </w:p>
        </w:tc>
        <w:tc>
          <w:tcPr>
            <w:tcW w:w="1314"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3A0853B9">
            <w:pPr>
              <w:jc w:val="center"/>
              <w:rPr>
                <w:b/>
                <w:bCs/>
              </w:rPr>
            </w:pPr>
            <w:r>
              <w:rPr>
                <w:rFonts w:cs="宋体"/>
                <w:b/>
                <w:bCs/>
              </w:rPr>
              <w:t>前半阶段</w:t>
            </w:r>
          </w:p>
        </w:tc>
        <w:tc>
          <w:tcPr>
            <w:tcW w:w="1314" w:type="dxa"/>
            <w:tcBorders>
              <w:top w:val="single" w:color="auto" w:sz="8" w:space="0"/>
              <w:left w:val="nil"/>
              <w:bottom w:val="single" w:color="auto" w:sz="8" w:space="0"/>
              <w:right w:val="single" w:color="auto" w:sz="8" w:space="0"/>
            </w:tcBorders>
            <w:tcMar>
              <w:top w:w="120" w:type="dxa"/>
              <w:left w:w="0" w:type="dxa"/>
              <w:bottom w:w="120" w:type="dxa"/>
              <w:right w:w="0" w:type="dxa"/>
            </w:tcMar>
            <w:vAlign w:val="center"/>
          </w:tcPr>
          <w:p w14:paraId="6C80A477">
            <w:pPr>
              <w:jc w:val="center"/>
              <w:rPr>
                <w:b/>
                <w:bCs/>
              </w:rPr>
            </w:pPr>
            <w:r>
              <w:rPr>
                <w:rFonts w:cs="宋体"/>
                <w:b/>
                <w:bCs/>
              </w:rPr>
              <w:t>后半阶段</w:t>
            </w:r>
          </w:p>
        </w:tc>
      </w:tr>
      <w:tr w14:paraId="0B13206E">
        <w:tblPrEx>
          <w:tblCellMar>
            <w:top w:w="15" w:type="dxa"/>
            <w:left w:w="15" w:type="dxa"/>
            <w:bottom w:w="15" w:type="dxa"/>
            <w:right w:w="15" w:type="dxa"/>
          </w:tblCellMar>
        </w:tblPrEx>
        <w:tc>
          <w:tcPr>
            <w:tcW w:w="2723"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BFE5BF0">
            <w:r>
              <w:rPr>
                <w:rFonts w:cs="宋体"/>
              </w:rPr>
              <w:t xml:space="preserve">预算经费总额 </w:t>
            </w:r>
          </w:p>
        </w:tc>
        <w:tc>
          <w:tcPr>
            <w:tcW w:w="1665"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3819C32E">
            <w:pPr>
              <w:jc w:val="center"/>
            </w:pPr>
            <w:r>
              <w:rPr>
                <w:rFonts w:hint="default" w:cs="宋体"/>
              </w:rPr>
              <w:t>3</w:t>
            </w:r>
            <w:r>
              <w:rPr>
                <w:rFonts w:cs="宋体"/>
              </w:rPr>
              <w:t xml:space="preserve">000.00 </w:t>
            </w:r>
          </w:p>
        </w:tc>
        <w:tc>
          <w:tcPr>
            <w:tcW w:w="236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4F619001">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6CDE5D76">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29B475AC">
            <w:pPr>
              <w:jc w:val="center"/>
            </w:pPr>
          </w:p>
        </w:tc>
      </w:tr>
      <w:tr w14:paraId="6C7D7197">
        <w:tblPrEx>
          <w:tblCellMar>
            <w:top w:w="15" w:type="dxa"/>
            <w:left w:w="15" w:type="dxa"/>
            <w:bottom w:w="15" w:type="dxa"/>
            <w:right w:w="15" w:type="dxa"/>
          </w:tblCellMar>
        </w:tblPrEx>
        <w:tc>
          <w:tcPr>
            <w:tcW w:w="2723"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7CFC05F">
            <w:r>
              <w:rPr>
                <w:rFonts w:cs="宋体"/>
              </w:rPr>
              <w:t xml:space="preserve">1. 业务费 </w:t>
            </w:r>
          </w:p>
        </w:tc>
        <w:tc>
          <w:tcPr>
            <w:tcW w:w="1665"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7814075A">
            <w:pPr>
              <w:jc w:val="center"/>
            </w:pPr>
          </w:p>
        </w:tc>
        <w:tc>
          <w:tcPr>
            <w:tcW w:w="236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336AF7DD">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29B3AFFB">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6D72E9BA">
            <w:pPr>
              <w:jc w:val="center"/>
            </w:pPr>
          </w:p>
        </w:tc>
      </w:tr>
      <w:tr w14:paraId="3D1AD251">
        <w:tblPrEx>
          <w:tblCellMar>
            <w:top w:w="15" w:type="dxa"/>
            <w:left w:w="15" w:type="dxa"/>
            <w:bottom w:w="15" w:type="dxa"/>
            <w:right w:w="15" w:type="dxa"/>
          </w:tblCellMar>
        </w:tblPrEx>
        <w:tc>
          <w:tcPr>
            <w:tcW w:w="2723"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37B92C9">
            <w:r>
              <w:rPr>
                <w:rFonts w:cs="宋体"/>
              </w:rPr>
              <w:t xml:space="preserve">（1）计算、分析、测试费 </w:t>
            </w:r>
          </w:p>
        </w:tc>
        <w:tc>
          <w:tcPr>
            <w:tcW w:w="1665"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56BAF645">
            <w:pPr>
              <w:jc w:val="center"/>
            </w:pPr>
          </w:p>
        </w:tc>
        <w:tc>
          <w:tcPr>
            <w:tcW w:w="236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5D869952">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0FB4B9FB">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234F87D6">
            <w:pPr>
              <w:jc w:val="center"/>
            </w:pPr>
          </w:p>
        </w:tc>
      </w:tr>
      <w:tr w14:paraId="2FFBE20A">
        <w:tblPrEx>
          <w:tblCellMar>
            <w:top w:w="15" w:type="dxa"/>
            <w:left w:w="15" w:type="dxa"/>
            <w:bottom w:w="15" w:type="dxa"/>
            <w:right w:w="15" w:type="dxa"/>
          </w:tblCellMar>
        </w:tblPrEx>
        <w:tc>
          <w:tcPr>
            <w:tcW w:w="2723"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9034265">
            <w:r>
              <w:rPr>
                <w:rFonts w:cs="宋体"/>
              </w:rPr>
              <w:t xml:space="preserve">（2）能源动力费 </w:t>
            </w:r>
          </w:p>
        </w:tc>
        <w:tc>
          <w:tcPr>
            <w:tcW w:w="1665"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1D16F5C9">
            <w:pPr>
              <w:jc w:val="center"/>
            </w:pPr>
          </w:p>
        </w:tc>
        <w:tc>
          <w:tcPr>
            <w:tcW w:w="236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14DFD260">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699662BF">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49572A3A">
            <w:pPr>
              <w:jc w:val="center"/>
            </w:pPr>
          </w:p>
        </w:tc>
      </w:tr>
      <w:tr w14:paraId="2B221681">
        <w:tblPrEx>
          <w:tblCellMar>
            <w:top w:w="15" w:type="dxa"/>
            <w:left w:w="15" w:type="dxa"/>
            <w:bottom w:w="15" w:type="dxa"/>
            <w:right w:w="15" w:type="dxa"/>
          </w:tblCellMar>
        </w:tblPrEx>
        <w:tc>
          <w:tcPr>
            <w:tcW w:w="2723"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D1B73D8">
            <w:r>
              <w:rPr>
                <w:rFonts w:cs="宋体"/>
              </w:rPr>
              <w:t xml:space="preserve">（3）会议、差旅费 </w:t>
            </w:r>
          </w:p>
        </w:tc>
        <w:tc>
          <w:tcPr>
            <w:tcW w:w="1665"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513819FB">
            <w:pPr>
              <w:jc w:val="center"/>
              <w:rPr>
                <w:rFonts w:hint="default" w:eastAsia="宋体"/>
                <w:lang w:val="en-US" w:eastAsia="zh-CN"/>
              </w:rPr>
            </w:pPr>
            <w:ins w:id="42" w:author="吴新伟" w:date="2025-11-27T15:44:57Z">
              <w:r>
                <w:rPr>
                  <w:rFonts w:hint="eastAsia"/>
                  <w:lang w:val="en-US" w:eastAsia="zh-CN"/>
                </w:rPr>
                <w:t>300</w:t>
              </w:r>
            </w:ins>
            <w:ins w:id="43" w:author="吴新伟" w:date="2025-11-27T15:44:58Z">
              <w:r>
                <w:rPr>
                  <w:rFonts w:hint="eastAsia"/>
                  <w:lang w:val="en-US" w:eastAsia="zh-CN"/>
                </w:rPr>
                <w:t>0</w:t>
              </w:r>
            </w:ins>
            <w:ins w:id="44" w:author="吴新伟" w:date="2025-11-27T15:44:59Z">
              <w:r>
                <w:rPr>
                  <w:rFonts w:hint="eastAsia"/>
                  <w:lang w:val="en-US" w:eastAsia="zh-CN"/>
                </w:rPr>
                <w:t>.00</w:t>
              </w:r>
            </w:ins>
          </w:p>
        </w:tc>
        <w:tc>
          <w:tcPr>
            <w:tcW w:w="236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70499D67">
            <w:pPr>
              <w:jc w:val="center"/>
              <w:rPr>
                <w:rFonts w:hint="default" w:eastAsia="宋体"/>
                <w:lang w:val="en-US" w:eastAsia="zh-CN"/>
              </w:rPr>
            </w:pPr>
            <w:ins w:id="45" w:author="吴新伟" w:date="2025-11-27T15:45:08Z">
              <w:r>
                <w:rPr>
                  <w:rFonts w:hint="eastAsia"/>
                  <w:lang w:val="en-US" w:eastAsia="zh-CN"/>
                </w:rPr>
                <w:t>用于</w:t>
              </w:r>
            </w:ins>
            <w:ins w:id="46" w:author="吴新伟" w:date="2025-11-27T15:45:12Z">
              <w:r>
                <w:rPr>
                  <w:rFonts w:hint="eastAsia"/>
                  <w:lang w:val="en-US" w:eastAsia="zh-CN"/>
                </w:rPr>
                <w:t>参加</w:t>
              </w:r>
            </w:ins>
            <w:ins w:id="47" w:author="吴新伟" w:date="2025-11-27T15:45:13Z">
              <w:r>
                <w:rPr>
                  <w:rFonts w:hint="eastAsia"/>
                  <w:lang w:val="en-US" w:eastAsia="zh-CN"/>
                </w:rPr>
                <w:t>学术</w:t>
              </w:r>
            </w:ins>
            <w:ins w:id="48" w:author="吴新伟" w:date="2025-11-27T15:45:14Z">
              <w:r>
                <w:rPr>
                  <w:rFonts w:hint="eastAsia"/>
                  <w:lang w:val="en-US" w:eastAsia="zh-CN"/>
                </w:rPr>
                <w:t>研讨</w:t>
              </w:r>
            </w:ins>
            <w:ins w:id="49" w:author="吴新伟" w:date="2025-11-27T15:45:15Z">
              <w:r>
                <w:rPr>
                  <w:rFonts w:hint="eastAsia"/>
                  <w:lang w:val="en-US" w:eastAsia="zh-CN"/>
                </w:rPr>
                <w:t>。</w:t>
              </w:r>
            </w:ins>
            <w:bookmarkStart w:id="0" w:name="_GoBack"/>
            <w:bookmarkEnd w:id="0"/>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532875D9">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523DE25E">
            <w:pPr>
              <w:jc w:val="center"/>
            </w:pPr>
            <w:ins w:id="50" w:author="吴新伟" w:date="2025-11-27T15:45:05Z">
              <w:r>
                <w:rPr>
                  <w:rFonts w:hint="eastAsia"/>
                  <w:lang w:val="en-US" w:eastAsia="zh-CN"/>
                </w:rPr>
                <w:t>3000.00</w:t>
              </w:r>
            </w:ins>
          </w:p>
        </w:tc>
      </w:tr>
      <w:tr w14:paraId="213DEBC0">
        <w:tblPrEx>
          <w:tblCellMar>
            <w:top w:w="15" w:type="dxa"/>
            <w:left w:w="15" w:type="dxa"/>
            <w:bottom w:w="15" w:type="dxa"/>
            <w:right w:w="15" w:type="dxa"/>
          </w:tblCellMar>
        </w:tblPrEx>
        <w:tc>
          <w:tcPr>
            <w:tcW w:w="2723"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5C60AFC">
            <w:r>
              <w:rPr>
                <w:rFonts w:cs="宋体"/>
              </w:rPr>
              <w:t xml:space="preserve">（4）文献检索费 </w:t>
            </w:r>
          </w:p>
        </w:tc>
        <w:tc>
          <w:tcPr>
            <w:tcW w:w="1665"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29A04143">
            <w:pPr>
              <w:jc w:val="center"/>
            </w:pPr>
          </w:p>
        </w:tc>
        <w:tc>
          <w:tcPr>
            <w:tcW w:w="236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03F46768">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522FBFDF">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0CE0A59B">
            <w:pPr>
              <w:jc w:val="center"/>
            </w:pPr>
          </w:p>
        </w:tc>
      </w:tr>
      <w:tr w14:paraId="4753F498">
        <w:tblPrEx>
          <w:tblCellMar>
            <w:top w:w="15" w:type="dxa"/>
            <w:left w:w="15" w:type="dxa"/>
            <w:bottom w:w="15" w:type="dxa"/>
            <w:right w:w="15" w:type="dxa"/>
          </w:tblCellMar>
        </w:tblPrEx>
        <w:tc>
          <w:tcPr>
            <w:tcW w:w="2723"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F89E051">
            <w:r>
              <w:rPr>
                <w:rFonts w:cs="宋体"/>
              </w:rPr>
              <w:t xml:space="preserve">（5）论文出版费 </w:t>
            </w:r>
          </w:p>
        </w:tc>
        <w:tc>
          <w:tcPr>
            <w:tcW w:w="1665"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476F6CC6">
            <w:pPr>
              <w:jc w:val="center"/>
            </w:pPr>
          </w:p>
        </w:tc>
        <w:tc>
          <w:tcPr>
            <w:tcW w:w="236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18ACD09B">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38CB9AA2">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75F807E6">
            <w:pPr>
              <w:jc w:val="center"/>
            </w:pPr>
          </w:p>
        </w:tc>
      </w:tr>
      <w:tr w14:paraId="25223638">
        <w:tblPrEx>
          <w:tblCellMar>
            <w:top w:w="15" w:type="dxa"/>
            <w:left w:w="15" w:type="dxa"/>
            <w:bottom w:w="15" w:type="dxa"/>
            <w:right w:w="15" w:type="dxa"/>
          </w:tblCellMar>
        </w:tblPrEx>
        <w:tc>
          <w:tcPr>
            <w:tcW w:w="2723"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ADB56BD">
            <w:r>
              <w:rPr>
                <w:rFonts w:cs="宋体"/>
              </w:rPr>
              <w:t xml:space="preserve">2. 仪器设备购置费 </w:t>
            </w:r>
          </w:p>
        </w:tc>
        <w:tc>
          <w:tcPr>
            <w:tcW w:w="1665"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4B9B839A">
            <w:pPr>
              <w:jc w:val="center"/>
            </w:pPr>
          </w:p>
        </w:tc>
        <w:tc>
          <w:tcPr>
            <w:tcW w:w="236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28147700">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3425FC7D">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305417CF">
            <w:pPr>
              <w:jc w:val="center"/>
            </w:pPr>
          </w:p>
        </w:tc>
      </w:tr>
      <w:tr w14:paraId="35628B59">
        <w:tblPrEx>
          <w:tblCellMar>
            <w:top w:w="15" w:type="dxa"/>
            <w:left w:w="15" w:type="dxa"/>
            <w:bottom w:w="15" w:type="dxa"/>
            <w:right w:w="15" w:type="dxa"/>
          </w:tblCellMar>
        </w:tblPrEx>
        <w:tc>
          <w:tcPr>
            <w:tcW w:w="2723"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C86C9E7">
            <w:r>
              <w:rPr>
                <w:rFonts w:cs="宋体"/>
              </w:rPr>
              <w:t xml:space="preserve">3. 实验装置试制费 </w:t>
            </w:r>
          </w:p>
        </w:tc>
        <w:tc>
          <w:tcPr>
            <w:tcW w:w="1665"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49FC684D">
            <w:pPr>
              <w:jc w:val="center"/>
            </w:pPr>
          </w:p>
        </w:tc>
        <w:tc>
          <w:tcPr>
            <w:tcW w:w="236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733A3374">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1AD4CF0C">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7117B408">
            <w:pPr>
              <w:jc w:val="center"/>
            </w:pPr>
          </w:p>
        </w:tc>
      </w:tr>
      <w:tr w14:paraId="63D9378B">
        <w:tblPrEx>
          <w:tblCellMar>
            <w:top w:w="15" w:type="dxa"/>
            <w:left w:w="15" w:type="dxa"/>
            <w:bottom w:w="15" w:type="dxa"/>
            <w:right w:w="15" w:type="dxa"/>
          </w:tblCellMar>
        </w:tblPrEx>
        <w:tc>
          <w:tcPr>
            <w:tcW w:w="2723"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088934D">
            <w:r>
              <w:rPr>
                <w:rFonts w:cs="宋体"/>
              </w:rPr>
              <w:t xml:space="preserve">4. 材料费 </w:t>
            </w:r>
          </w:p>
        </w:tc>
        <w:tc>
          <w:tcPr>
            <w:tcW w:w="1665"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3287ACC4">
            <w:pPr>
              <w:jc w:val="center"/>
            </w:pPr>
          </w:p>
        </w:tc>
        <w:tc>
          <w:tcPr>
            <w:tcW w:w="236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19FBB319">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68127C07">
            <w:pPr>
              <w:jc w:val="center"/>
            </w:pPr>
          </w:p>
        </w:tc>
        <w:tc>
          <w:tcPr>
            <w:tcW w:w="1314" w:type="dxa"/>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282D105B">
            <w:pPr>
              <w:jc w:val="center"/>
            </w:pPr>
          </w:p>
        </w:tc>
      </w:tr>
      <w:tr w14:paraId="0B1C224F">
        <w:tblPrEx>
          <w:tblCellMar>
            <w:top w:w="15" w:type="dxa"/>
            <w:left w:w="15" w:type="dxa"/>
            <w:bottom w:w="15" w:type="dxa"/>
            <w:right w:w="15" w:type="dxa"/>
          </w:tblCellMar>
        </w:tblPrEx>
        <w:tc>
          <w:tcPr>
            <w:tcW w:w="2723"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F34AA16">
            <w:pPr>
              <w:jc w:val="center"/>
            </w:pPr>
            <w:r>
              <w:rPr>
                <w:rFonts w:cs="宋体"/>
                <w:b/>
                <w:bCs/>
              </w:rPr>
              <w:t>学校拨款</w:t>
            </w:r>
            <w:r>
              <w:rPr>
                <w:rFonts w:cs="宋体"/>
              </w:rPr>
              <w:t xml:space="preserve"> </w:t>
            </w:r>
          </w:p>
        </w:tc>
        <w:tc>
          <w:tcPr>
            <w:tcW w:w="6657" w:type="dxa"/>
            <w:gridSpan w:val="4"/>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426DD89F">
            <w:pPr>
              <w:jc w:val="center"/>
            </w:pPr>
          </w:p>
        </w:tc>
      </w:tr>
      <w:tr w14:paraId="2FEA7EB0">
        <w:tblPrEx>
          <w:tblCellMar>
            <w:top w:w="15" w:type="dxa"/>
            <w:left w:w="15" w:type="dxa"/>
            <w:bottom w:w="15" w:type="dxa"/>
            <w:right w:w="15" w:type="dxa"/>
          </w:tblCellMar>
        </w:tblPrEx>
        <w:tc>
          <w:tcPr>
            <w:tcW w:w="2723"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15CDC4F">
            <w:pPr>
              <w:jc w:val="center"/>
            </w:pPr>
            <w:r>
              <w:rPr>
                <w:rFonts w:cs="宋体"/>
                <w:b/>
                <w:bCs/>
              </w:rPr>
              <w:t>财政拨款</w:t>
            </w:r>
            <w:r>
              <w:rPr>
                <w:rFonts w:cs="宋体"/>
              </w:rPr>
              <w:t xml:space="preserve"> </w:t>
            </w:r>
          </w:p>
        </w:tc>
        <w:tc>
          <w:tcPr>
            <w:tcW w:w="6657" w:type="dxa"/>
            <w:gridSpan w:val="4"/>
            <w:tcBorders>
              <w:top w:val="single" w:color="auto" w:sz="8" w:space="0"/>
              <w:left w:val="nil"/>
              <w:bottom w:val="single" w:color="auto" w:sz="8" w:space="0"/>
              <w:right w:val="single" w:color="auto" w:sz="8" w:space="0"/>
            </w:tcBorders>
            <w:tcMar>
              <w:top w:w="120" w:type="dxa"/>
              <w:left w:w="40" w:type="dxa"/>
              <w:bottom w:w="120" w:type="dxa"/>
              <w:right w:w="40" w:type="dxa"/>
            </w:tcMar>
            <w:vAlign w:val="center"/>
          </w:tcPr>
          <w:p w14:paraId="727C9199">
            <w:pPr>
              <w:jc w:val="center"/>
            </w:pPr>
          </w:p>
        </w:tc>
      </w:tr>
    </w:tbl>
    <w:p w14:paraId="520AF330">
      <w:pPr>
        <w:pStyle w:val="5"/>
        <w:keepNext/>
        <w:spacing w:line="600" w:lineRule="atLeast"/>
        <w:textAlignment w:val="center"/>
        <w:rPr>
          <w:rFonts w:ascii="黑体" w:eastAsia="黑体" w:cs="黑体"/>
          <w:sz w:val="28"/>
          <w:szCs w:val="28"/>
        </w:rPr>
      </w:pPr>
      <w:r>
        <w:rPr>
          <w:rFonts w:ascii="黑体" w:eastAsia="黑体" w:cs="黑体"/>
          <w:sz w:val="28"/>
          <w:szCs w:val="28"/>
        </w:rPr>
        <w:t xml:space="preserve">四、 项目组成员签名 </w:t>
      </w:r>
    </w:p>
    <w:tbl>
      <w:tblPr>
        <w:tblStyle w:val="14"/>
        <w:tblW w:w="0" w:type="auto"/>
        <w:tblInd w:w="136" w:type="dxa"/>
        <w:tblLayout w:type="autofit"/>
        <w:tblCellMar>
          <w:top w:w="15" w:type="dxa"/>
          <w:left w:w="15" w:type="dxa"/>
          <w:bottom w:w="15" w:type="dxa"/>
          <w:right w:w="15" w:type="dxa"/>
        </w:tblCellMar>
      </w:tblPr>
      <w:tblGrid>
        <w:gridCol w:w="9304"/>
      </w:tblGrid>
      <w:tr w14:paraId="3990CD7D">
        <w:tblPrEx>
          <w:tblCellMar>
            <w:top w:w="15" w:type="dxa"/>
            <w:left w:w="15" w:type="dxa"/>
            <w:bottom w:w="15" w:type="dxa"/>
            <w:right w:w="15" w:type="dxa"/>
          </w:tblCellMar>
        </w:tblPrEx>
        <w:trPr>
          <w:trHeight w:val="2943" w:hRule="atLeast"/>
        </w:trPr>
        <w:tc>
          <w:tcPr>
            <w:tcW w:w="9440"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9205CB2">
            <w:pPr>
              <w:spacing w:before="240" w:after="240"/>
              <w:ind w:left="240" w:right="240"/>
            </w:pPr>
            <w:r>
              <w:rPr>
                <w:rFonts w:cs="宋体"/>
              </w:rPr>
              <w:t> </w:t>
            </w:r>
            <w:r>
              <w:rPr>
                <w:rFonts w:cs="宋体"/>
              </w:rPr>
              <w:drawing>
                <wp:inline distT="0" distB="0" distL="0" distR="0">
                  <wp:extent cx="1270000" cy="528320"/>
                  <wp:effectExtent l="0" t="0" r="6350" b="5080"/>
                  <wp:docPr id="12512948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4805"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31168" cy="553656"/>
                          </a:xfrm>
                          <a:prstGeom prst="rect">
                            <a:avLst/>
                          </a:prstGeom>
                          <a:noFill/>
                          <a:ln>
                            <a:noFill/>
                          </a:ln>
                        </pic:spPr>
                      </pic:pic>
                    </a:graphicData>
                  </a:graphic>
                </wp:inline>
              </w:drawing>
            </w:r>
            <w:r>
              <w:rPr>
                <w:rFonts w:cs="宋体"/>
              </w:rPr>
              <w:t xml:space="preserve"> </w:t>
            </w:r>
            <w:r>
              <w:rPr>
                <w:rFonts w:cs="宋体"/>
              </w:rPr>
              <w:drawing>
                <wp:inline distT="0" distB="0" distL="0" distR="0">
                  <wp:extent cx="2514600" cy="1014095"/>
                  <wp:effectExtent l="0" t="0" r="0" b="0"/>
                  <wp:docPr id="20418253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25301"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89790" cy="1044722"/>
                          </a:xfrm>
                          <a:prstGeom prst="rect">
                            <a:avLst/>
                          </a:prstGeom>
                          <a:noFill/>
                          <a:ln>
                            <a:noFill/>
                          </a:ln>
                        </pic:spPr>
                      </pic:pic>
                    </a:graphicData>
                  </a:graphic>
                </wp:inline>
              </w:drawing>
            </w:r>
          </w:p>
        </w:tc>
      </w:tr>
    </w:tbl>
    <w:p w14:paraId="0328106D">
      <w:pPr>
        <w:pStyle w:val="5"/>
        <w:keepNext/>
        <w:spacing w:line="600" w:lineRule="atLeast"/>
        <w:textAlignment w:val="center"/>
        <w:rPr>
          <w:rFonts w:ascii="黑体" w:eastAsia="黑体" w:cs="黑体"/>
          <w:sz w:val="28"/>
          <w:szCs w:val="28"/>
        </w:rPr>
      </w:pPr>
      <w:r>
        <w:rPr>
          <w:rFonts w:ascii="黑体" w:eastAsia="黑体" w:cs="黑体"/>
          <w:sz w:val="28"/>
          <w:szCs w:val="28"/>
        </w:rPr>
        <w:t xml:space="preserve">五、 指导教师意见 </w:t>
      </w:r>
    </w:p>
    <w:tbl>
      <w:tblPr>
        <w:tblStyle w:val="14"/>
        <w:tblW w:w="0" w:type="auto"/>
        <w:tblInd w:w="136" w:type="dxa"/>
        <w:tblLayout w:type="autofit"/>
        <w:tblCellMar>
          <w:top w:w="15" w:type="dxa"/>
          <w:left w:w="15" w:type="dxa"/>
          <w:bottom w:w="15" w:type="dxa"/>
          <w:right w:w="15" w:type="dxa"/>
        </w:tblCellMar>
      </w:tblPr>
      <w:tblGrid>
        <w:gridCol w:w="9304"/>
      </w:tblGrid>
      <w:tr w14:paraId="156EB6FA">
        <w:tblPrEx>
          <w:tblCellMar>
            <w:top w:w="15" w:type="dxa"/>
            <w:left w:w="15" w:type="dxa"/>
            <w:bottom w:w="15" w:type="dxa"/>
            <w:right w:w="15" w:type="dxa"/>
          </w:tblCellMar>
        </w:tblPrEx>
        <w:tc>
          <w:tcPr>
            <w:tcW w:w="9440"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30ADB2C">
            <w:pPr>
              <w:spacing w:before="240" w:after="240"/>
              <w:ind w:left="240" w:right="240"/>
              <w:rPr>
                <w:rFonts w:cs="宋体"/>
              </w:rPr>
            </w:pPr>
            <w:r>
              <w:rPr>
                <w:rFonts w:cs="宋体"/>
              </w:rPr>
              <w:t>  同意</w:t>
            </w:r>
          </w:p>
          <w:p w14:paraId="4286FBF5">
            <w:pPr>
              <w:spacing w:before="240" w:after="240"/>
              <w:ind w:left="240" w:right="240"/>
            </w:pPr>
          </w:p>
          <w:p w14:paraId="4F7CAFBC">
            <w:pPr>
              <w:wordWrap w:val="0"/>
              <w:spacing w:before="240" w:after="40"/>
              <w:ind w:right="800"/>
              <w:jc w:val="right"/>
              <w:rPr>
                <w:rFonts w:ascii="仿宋" w:hAnsi="仿宋" w:eastAsia="仿宋" w:cs="仿宋"/>
                <w:b/>
                <w:bCs/>
              </w:rPr>
            </w:pPr>
            <w:r>
              <w:rPr>
                <w:rFonts w:ascii="仿宋" w:hAnsi="仿宋" w:eastAsia="仿宋" w:cs="仿宋"/>
                <w:b/>
                <w:bCs/>
              </w:rPr>
              <w:t xml:space="preserve">导师（签章）： </w:t>
            </w:r>
            <w:r>
              <w:rPr>
                <w:rFonts w:hint="default" w:ascii="仿宋" w:hAnsi="仿宋" w:eastAsia="仿宋" w:cs="仿宋"/>
                <w:b/>
                <w:bCs/>
              </w:rPr>
              <w:t xml:space="preserve">   </w:t>
            </w:r>
          </w:p>
          <w:p w14:paraId="7D6E8EF1">
            <w:pPr>
              <w:spacing w:before="240" w:after="40"/>
              <w:ind w:right="800"/>
              <w:jc w:val="right"/>
              <w:rPr>
                <w:rFonts w:ascii="仿宋" w:hAnsi="仿宋" w:eastAsia="仿宋" w:cs="仿宋"/>
                <w:b/>
                <w:bCs/>
              </w:rPr>
            </w:pPr>
            <w:r>
              <w:rPr>
                <w:rFonts w:ascii="仿宋" w:hAnsi="仿宋" w:eastAsia="仿宋" w:cs="仿宋"/>
                <w:b/>
                <w:bCs/>
              </w:rPr>
              <w:t>  年    月   日  </w:t>
            </w:r>
          </w:p>
        </w:tc>
      </w:tr>
    </w:tbl>
    <w:p w14:paraId="536E5F60">
      <w:pPr>
        <w:pStyle w:val="5"/>
        <w:keepNext/>
        <w:spacing w:line="600" w:lineRule="atLeast"/>
        <w:textAlignment w:val="center"/>
        <w:rPr>
          <w:rFonts w:ascii="黑体" w:eastAsia="黑体" w:cs="黑体"/>
          <w:sz w:val="28"/>
          <w:szCs w:val="28"/>
        </w:rPr>
      </w:pPr>
      <w:r>
        <w:rPr>
          <w:rFonts w:ascii="黑体" w:eastAsia="黑体" w:cs="黑体"/>
          <w:sz w:val="28"/>
          <w:szCs w:val="28"/>
        </w:rPr>
        <w:t xml:space="preserve">六、 院系推荐意见 </w:t>
      </w:r>
    </w:p>
    <w:tbl>
      <w:tblPr>
        <w:tblStyle w:val="14"/>
        <w:tblW w:w="0" w:type="auto"/>
        <w:tblInd w:w="136" w:type="dxa"/>
        <w:tblLayout w:type="autofit"/>
        <w:tblCellMar>
          <w:top w:w="15" w:type="dxa"/>
          <w:left w:w="15" w:type="dxa"/>
          <w:bottom w:w="15" w:type="dxa"/>
          <w:right w:w="15" w:type="dxa"/>
        </w:tblCellMar>
      </w:tblPr>
      <w:tblGrid>
        <w:gridCol w:w="9304"/>
      </w:tblGrid>
      <w:tr w14:paraId="223D328D">
        <w:tblPrEx>
          <w:tblCellMar>
            <w:top w:w="15" w:type="dxa"/>
            <w:left w:w="15" w:type="dxa"/>
            <w:bottom w:w="15" w:type="dxa"/>
            <w:right w:w="15" w:type="dxa"/>
          </w:tblCellMar>
        </w:tblPrEx>
        <w:tc>
          <w:tcPr>
            <w:tcW w:w="9440"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C4DB573">
            <w:pPr>
              <w:spacing w:before="240" w:after="240"/>
              <w:ind w:right="240"/>
            </w:pPr>
          </w:p>
          <w:p w14:paraId="5C36D2DE">
            <w:pPr>
              <w:spacing w:before="240" w:after="240"/>
              <w:ind w:right="240"/>
            </w:pPr>
          </w:p>
          <w:p w14:paraId="3E448389">
            <w:pPr>
              <w:wordWrap w:val="0"/>
              <w:spacing w:before="240" w:after="40"/>
              <w:ind w:right="800"/>
              <w:jc w:val="right"/>
              <w:rPr>
                <w:rFonts w:ascii="仿宋" w:hAnsi="仿宋" w:eastAsia="仿宋" w:cs="仿宋"/>
                <w:b/>
                <w:bCs/>
              </w:rPr>
            </w:pPr>
            <w:r>
              <w:rPr>
                <w:rFonts w:ascii="仿宋" w:hAnsi="仿宋" w:eastAsia="仿宋" w:cs="仿宋"/>
                <w:b/>
                <w:bCs/>
              </w:rPr>
              <w:t xml:space="preserve">盖 章： </w:t>
            </w:r>
            <w:r>
              <w:rPr>
                <w:rFonts w:hint="default" w:ascii="仿宋" w:hAnsi="仿宋" w:eastAsia="仿宋" w:cs="仿宋"/>
                <w:b/>
                <w:bCs/>
              </w:rPr>
              <w:t xml:space="preserve">   </w:t>
            </w:r>
          </w:p>
          <w:p w14:paraId="65770665">
            <w:pPr>
              <w:spacing w:before="240" w:after="40"/>
              <w:ind w:right="800"/>
              <w:jc w:val="right"/>
              <w:rPr>
                <w:rFonts w:ascii="仿宋" w:hAnsi="仿宋" w:eastAsia="仿宋" w:cs="仿宋"/>
                <w:b/>
                <w:bCs/>
              </w:rPr>
            </w:pPr>
            <w:r>
              <w:rPr>
                <w:rFonts w:ascii="仿宋" w:hAnsi="仿宋" w:eastAsia="仿宋" w:cs="仿宋"/>
                <w:b/>
                <w:bCs/>
              </w:rPr>
              <w:t>  年    月   日  </w:t>
            </w:r>
          </w:p>
        </w:tc>
      </w:tr>
    </w:tbl>
    <w:p w14:paraId="20C9073E">
      <w:pPr>
        <w:pStyle w:val="5"/>
        <w:keepNext/>
        <w:spacing w:line="600" w:lineRule="atLeast"/>
        <w:textAlignment w:val="center"/>
        <w:rPr>
          <w:rFonts w:ascii="黑体" w:eastAsia="黑体" w:cs="黑体"/>
          <w:sz w:val="28"/>
          <w:szCs w:val="28"/>
        </w:rPr>
      </w:pPr>
      <w:r>
        <w:rPr>
          <w:rFonts w:ascii="黑体" w:eastAsia="黑体" w:cs="黑体"/>
          <w:sz w:val="28"/>
          <w:szCs w:val="28"/>
        </w:rPr>
        <w:t xml:space="preserve">七、 学校推荐意见 </w:t>
      </w:r>
    </w:p>
    <w:tbl>
      <w:tblPr>
        <w:tblStyle w:val="14"/>
        <w:tblW w:w="0" w:type="auto"/>
        <w:tblInd w:w="136" w:type="dxa"/>
        <w:tblLayout w:type="autofit"/>
        <w:tblCellMar>
          <w:top w:w="15" w:type="dxa"/>
          <w:left w:w="15" w:type="dxa"/>
          <w:bottom w:w="15" w:type="dxa"/>
          <w:right w:w="15" w:type="dxa"/>
        </w:tblCellMar>
      </w:tblPr>
      <w:tblGrid>
        <w:gridCol w:w="9304"/>
      </w:tblGrid>
      <w:tr w14:paraId="20AF000E">
        <w:tblPrEx>
          <w:tblCellMar>
            <w:top w:w="15" w:type="dxa"/>
            <w:left w:w="15" w:type="dxa"/>
            <w:bottom w:w="15" w:type="dxa"/>
            <w:right w:w="15" w:type="dxa"/>
          </w:tblCellMar>
        </w:tblPrEx>
        <w:tc>
          <w:tcPr>
            <w:tcW w:w="9440" w:type="dxa"/>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B279BF4">
            <w:pPr>
              <w:spacing w:before="240" w:after="240"/>
              <w:ind w:right="240"/>
            </w:pPr>
          </w:p>
          <w:p w14:paraId="1996D5F4">
            <w:pPr>
              <w:spacing w:before="240" w:after="240"/>
              <w:ind w:right="240"/>
            </w:pPr>
          </w:p>
          <w:p w14:paraId="4A9AC436">
            <w:pPr>
              <w:wordWrap w:val="0"/>
              <w:spacing w:before="240" w:after="40"/>
              <w:ind w:right="800"/>
              <w:jc w:val="right"/>
              <w:rPr>
                <w:rFonts w:ascii="仿宋" w:hAnsi="仿宋" w:eastAsia="仿宋" w:cs="仿宋"/>
                <w:b/>
                <w:bCs/>
              </w:rPr>
            </w:pPr>
            <w:r>
              <w:rPr>
                <w:rFonts w:ascii="仿宋" w:hAnsi="仿宋" w:eastAsia="仿宋" w:cs="仿宋"/>
                <w:b/>
                <w:bCs/>
              </w:rPr>
              <w:t xml:space="preserve">盖 章： </w:t>
            </w:r>
            <w:r>
              <w:rPr>
                <w:rFonts w:hint="default" w:ascii="仿宋" w:hAnsi="仿宋" w:eastAsia="仿宋" w:cs="仿宋"/>
                <w:b/>
                <w:bCs/>
              </w:rPr>
              <w:t xml:space="preserve">  </w:t>
            </w:r>
          </w:p>
          <w:p w14:paraId="2E662BE7">
            <w:pPr>
              <w:spacing w:before="240" w:after="40"/>
              <w:ind w:right="800"/>
              <w:jc w:val="right"/>
              <w:rPr>
                <w:rFonts w:ascii="仿宋" w:hAnsi="仿宋" w:eastAsia="仿宋" w:cs="仿宋"/>
                <w:b/>
                <w:bCs/>
              </w:rPr>
            </w:pPr>
            <w:r>
              <w:rPr>
                <w:rFonts w:ascii="仿宋" w:hAnsi="仿宋" w:eastAsia="仿宋" w:cs="仿宋"/>
                <w:b/>
                <w:bCs/>
              </w:rPr>
              <w:t>  年    月   日  </w:t>
            </w:r>
          </w:p>
        </w:tc>
      </w:tr>
    </w:tbl>
    <w:p w14:paraId="74A1E955">
      <w:pPr>
        <w:rPr>
          <w:rFonts w:cs="宋体"/>
          <w:vanish/>
        </w:rPr>
      </w:pPr>
      <w:r>
        <w:rPr>
          <w:rFonts w:cs="宋体"/>
          <w:vanish/>
        </w:rPr>
        <w:t xml:space="preserve"> </w:t>
      </w:r>
    </w:p>
    <w:tbl>
      <w:tblPr>
        <w:tblStyle w:val="14"/>
        <w:tblW w:w="0" w:type="auto"/>
        <w:tblInd w:w="-14504" w:type="dxa"/>
        <w:tblLayout w:type="autofit"/>
        <w:tblCellMar>
          <w:top w:w="0" w:type="dxa"/>
          <w:left w:w="0" w:type="dxa"/>
          <w:bottom w:w="0" w:type="dxa"/>
          <w:right w:w="0" w:type="dxa"/>
        </w:tblCellMar>
      </w:tblPr>
      <w:tblGrid>
        <w:gridCol w:w="6"/>
        <w:gridCol w:w="6"/>
      </w:tblGrid>
      <w:tr w14:paraId="5254C805">
        <w:tblPrEx>
          <w:tblCellMar>
            <w:top w:w="0" w:type="dxa"/>
            <w:left w:w="0" w:type="dxa"/>
            <w:bottom w:w="0" w:type="dxa"/>
            <w:right w:w="0" w:type="dxa"/>
          </w:tblCellMar>
        </w:tblPrEx>
        <w:tc>
          <w:tcPr>
            <w:tcW w:w="6" w:type="dxa"/>
            <w:tcBorders>
              <w:top w:val="nil"/>
              <w:left w:val="nil"/>
              <w:bottom w:val="nil"/>
              <w:right w:val="nil"/>
            </w:tcBorders>
            <w:vAlign w:val="center"/>
          </w:tcPr>
          <w:p w14:paraId="02815054"/>
        </w:tc>
        <w:tc>
          <w:tcPr>
            <w:tcW w:w="6" w:type="dxa"/>
            <w:tcBorders>
              <w:top w:val="nil"/>
              <w:left w:val="nil"/>
              <w:bottom w:val="nil"/>
              <w:right w:val="nil"/>
            </w:tcBorders>
            <w:vAlign w:val="center"/>
          </w:tcPr>
          <w:p w14:paraId="35F3501A"/>
        </w:tc>
      </w:tr>
    </w:tbl>
    <w:p w14:paraId="198A38BE">
      <w:pPr>
        <w:rPr>
          <w:rFonts w:cs="宋体"/>
        </w:rPr>
      </w:pPr>
    </w:p>
    <w:sectPr>
      <w:footerReference r:id="rId7" w:type="first"/>
      <w:headerReference r:id="rId5" w:type="default"/>
      <w:footerReference r:id="rId6" w:type="default"/>
      <w:pgSz w:w="12240" w:h="15840"/>
      <w:pgMar w:top="1440" w:right="1440" w:bottom="1440" w:left="1440" w:header="720" w:footer="720" w:gutter="0"/>
      <w:cols w:space="0"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吴新伟" w:date="2025-11-27T15:35:38Z" w:initials="">
    <w:p w14:paraId="399A4CC0">
      <w:pPr>
        <w:pStyle w:val="8"/>
        <w:rPr>
          <w:rFonts w:hint="default" w:eastAsia="宋体"/>
          <w:lang w:val="en-US" w:eastAsia="zh-CN"/>
        </w:rPr>
      </w:pPr>
      <w:r>
        <w:rPr>
          <w:rFonts w:hint="eastAsia"/>
          <w:lang w:val="en-US" w:eastAsia="zh-CN"/>
        </w:rPr>
        <w:t>插入一张研究内容框架图，画图示例：https://share.weiyun.com/LXxjvF16</w:t>
      </w:r>
    </w:p>
  </w:comment>
  <w:comment w:id="1" w:author="吴新伟" w:date="2025-11-27T15:42:25Z" w:initials="">
    <w:p w14:paraId="52B1C421">
      <w:pPr>
        <w:pStyle w:val="8"/>
        <w:rPr>
          <w:rFonts w:hint="default" w:eastAsia="宋体"/>
          <w:lang w:val="en-US" w:eastAsia="zh-CN"/>
        </w:rPr>
      </w:pPr>
      <w:r>
        <w:rPr>
          <w:rFonts w:hint="eastAsia"/>
          <w:lang w:val="en-US" w:eastAsia="zh-CN"/>
        </w:rPr>
        <w:t>用陈述句对技术路线进行阐述，不要问句</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99A4CC0" w15:done="0"/>
  <w15:commentEx w15:paraId="52B1C42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CA3E4">
    <w:pPr>
      <w:pStyle w:val="9"/>
      <w:jc w:val="center"/>
      <w:rPr>
        <w:rFonts w:cs="等线"/>
      </w:rPr>
    </w:pPr>
    <w:r>
      <w:rPr>
        <w:rFonts w:cs="等线"/>
      </w:rPr>
      <w:fldChar w:fldCharType="begin"/>
    </w:r>
    <w:r>
      <w:rPr>
        <w:rFonts w:cs="等线"/>
      </w:rPr>
      <w:instrText xml:space="preserve">PAGE</w:instrText>
    </w:r>
    <w:r>
      <w:rPr>
        <w:rFonts w:cs="等线"/>
      </w:rPr>
      <w:fldChar w:fldCharType="separate"/>
    </w:r>
    <w:r>
      <w:rPr>
        <w:rFonts w:hint="default" w:cs="等线"/>
      </w:rPr>
      <w:t>2</w:t>
    </w:r>
    <w:r>
      <w:rPr>
        <w:rFonts w:cs="等线"/>
      </w:rPr>
      <w:fldChar w:fldCharType="end"/>
    </w:r>
    <w:r>
      <w:rPr>
        <w:rFonts w:cs="等线"/>
      </w:rPr>
      <w:t xml:space="preserve">/ </w:t>
    </w:r>
    <w:r>
      <w:rPr>
        <w:rFonts w:cs="等线"/>
      </w:rPr>
      <w:fldChar w:fldCharType="begin"/>
    </w:r>
    <w:r>
      <w:rPr>
        <w:rFonts w:cs="等线"/>
      </w:rPr>
      <w:instrText xml:space="preserve">NUMPAGES</w:instrText>
    </w:r>
    <w:r>
      <w:rPr>
        <w:rFonts w:cs="等线"/>
      </w:rPr>
      <w:fldChar w:fldCharType="separate"/>
    </w:r>
    <w:r>
      <w:rPr>
        <w:rFonts w:hint="default" w:cs="等线"/>
      </w:rPr>
      <w:t>3</w:t>
    </w:r>
    <w:r>
      <w:rPr>
        <w:rFonts w:cs="等线"/>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BE0D9">
    <w:pPr>
      <w:pStyle w:val="9"/>
      <w:jc w:val="center"/>
      <w:rPr>
        <w:rFonts w:cs="等线"/>
      </w:rPr>
    </w:pPr>
    <w:r>
      <w:rPr>
        <w:rFonts w:cs="等线"/>
      </w:rPr>
      <w:fldChar w:fldCharType="begin"/>
    </w:r>
    <w:r>
      <w:rPr>
        <w:rFonts w:cs="等线"/>
      </w:rPr>
      <w:instrText xml:space="preserve">PAGE</w:instrText>
    </w:r>
    <w:r>
      <w:rPr>
        <w:rFonts w:cs="等线"/>
      </w:rPr>
      <w:fldChar w:fldCharType="separate"/>
    </w:r>
    <w:r>
      <w:rPr>
        <w:rFonts w:hint="default" w:cs="等线"/>
      </w:rPr>
      <w:t>1</w:t>
    </w:r>
    <w:r>
      <w:rPr>
        <w:rFonts w:cs="等线"/>
      </w:rPr>
      <w:fldChar w:fldCharType="end"/>
    </w:r>
    <w:r>
      <w:rPr>
        <w:rFonts w:cs="等线"/>
      </w:rPr>
      <w:t xml:space="preserve">/ </w:t>
    </w:r>
    <w:r>
      <w:rPr>
        <w:rFonts w:cs="等线"/>
      </w:rPr>
      <w:fldChar w:fldCharType="begin"/>
    </w:r>
    <w:r>
      <w:rPr>
        <w:rFonts w:cs="等线"/>
      </w:rPr>
      <w:instrText xml:space="preserve">NUMPAGES</w:instrText>
    </w:r>
    <w:r>
      <w:rPr>
        <w:rFonts w:cs="等线"/>
      </w:rPr>
      <w:fldChar w:fldCharType="separate"/>
    </w:r>
    <w:r>
      <w:rPr>
        <w:rFonts w:hint="default" w:cs="等线"/>
      </w:rPr>
      <w:t>2</w:t>
    </w:r>
    <w:r>
      <w:rPr>
        <w:rFonts w:cs="等线"/>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2D2B0">
    <w:pPr>
      <w:pStyle w:val="35"/>
      <w:rPr>
        <w:rFonts w:cs="宋体"/>
      </w:rPr>
    </w:pPr>
    <w:r>
      <w:fldChar w:fldCharType="begin"/>
    </w:r>
    <w:r>
      <w:instrText xml:space="preserve">INCLUDEPICTURE \d "http://cxcy.bit.edu.cn/xm/assets/img/item_declare_exportword_schoollogo_header.png" \* MERGEFORMATINET </w:instrText>
    </w:r>
    <w:r>
      <w:fldChar w:fldCharType="separate"/>
    </w:r>
    <w:r>
      <w:drawing>
        <wp:inline distT="0" distB="0" distL="114300" distR="114300">
          <wp:extent cx="1714500" cy="428625"/>
          <wp:effectExtent l="0" t="0" r="0" b="317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
                  <a:stretch>
                    <a:fillRect/>
                  </a:stretch>
                </pic:blipFill>
                <pic:spPr>
                  <a:xfrm>
                    <a:off x="0" y="0"/>
                    <a:ext cx="1714500" cy="428625"/>
                  </a:xfrm>
                  <a:prstGeom prst="rect">
                    <a:avLst/>
                  </a:prstGeom>
                  <a:noFill/>
                  <a:ln w="9525">
                    <a:noFill/>
                  </a:ln>
                </pic:spPr>
              </pic:pic>
            </a:graphicData>
          </a:graphic>
        </wp:inline>
      </w:drawing>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2FECB7"/>
    <w:multiLevelType w:val="singleLevel"/>
    <w:tmpl w:val="A62FECB7"/>
    <w:lvl w:ilvl="0" w:tentative="0">
      <w:start w:val="2"/>
      <w:numFmt w:val="decimal"/>
      <w:lvlText w:val="%1."/>
      <w:lvlJc w:val="left"/>
      <w:pPr>
        <w:tabs>
          <w:tab w:val="left" w:pos="312"/>
        </w:tabs>
      </w:pPr>
    </w:lvl>
  </w:abstractNum>
  <w:abstractNum w:abstractNumId="1">
    <w:nsid w:val="462950B5"/>
    <w:multiLevelType w:val="multilevel"/>
    <w:tmpl w:val="462950B5"/>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4E1C59EA"/>
    <w:multiLevelType w:val="multilevel"/>
    <w:tmpl w:val="4E1C59EA"/>
    <w:lvl w:ilvl="0" w:tentative="0">
      <w:start w:val="5"/>
      <w:numFmt w:val="bullet"/>
      <w:lvlText w:val="-"/>
      <w:lvlJc w:val="left"/>
      <w:pPr>
        <w:ind w:left="360" w:hanging="360"/>
      </w:pPr>
      <w:rPr>
        <w:rFonts w:hint="eastAsia" w:ascii="宋体" w:hAnsi="宋体" w:eastAsia="宋体" w:cs="宋体"/>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吴新伟">
    <w15:presenceInfo w15:providerId="WPS Office" w15:userId="75698843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1"/>
  <w:bordersDoNotSurroundFooter w:val="1"/>
  <w:trackRevisions w:val="1"/>
  <w:documentProtection w:enforcement="0"/>
  <w:defaultTabStop w:val="420"/>
  <w:drawingGridVerticalSpacing w:val="157"/>
  <w:displayHorizontalDrawingGridEvery w:val="0"/>
  <w:displayVerticalDrawingGridEvery w:val="2"/>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YxNWI2YTdjYWY4MTRjYzgxZTc4MDQ4NjhjN2U1NGUifQ=="/>
  </w:docVars>
  <w:rsids>
    <w:rsidRoot w:val="00172A27"/>
    <w:rsid w:val="000124FC"/>
    <w:rsid w:val="00025241"/>
    <w:rsid w:val="00027637"/>
    <w:rsid w:val="000577C8"/>
    <w:rsid w:val="00072969"/>
    <w:rsid w:val="0008771F"/>
    <w:rsid w:val="00091608"/>
    <w:rsid w:val="000E52F8"/>
    <w:rsid w:val="000E66A3"/>
    <w:rsid w:val="0013718A"/>
    <w:rsid w:val="00150AAA"/>
    <w:rsid w:val="00172A27"/>
    <w:rsid w:val="001A5F22"/>
    <w:rsid w:val="0026712E"/>
    <w:rsid w:val="00286F29"/>
    <w:rsid w:val="00293A26"/>
    <w:rsid w:val="00297C21"/>
    <w:rsid w:val="002F2B66"/>
    <w:rsid w:val="0030387A"/>
    <w:rsid w:val="00342078"/>
    <w:rsid w:val="003B23BC"/>
    <w:rsid w:val="00400331"/>
    <w:rsid w:val="004302CD"/>
    <w:rsid w:val="004D4B97"/>
    <w:rsid w:val="004E7D6D"/>
    <w:rsid w:val="005E0D4C"/>
    <w:rsid w:val="0069378E"/>
    <w:rsid w:val="007163BE"/>
    <w:rsid w:val="00746E73"/>
    <w:rsid w:val="00765190"/>
    <w:rsid w:val="007664D1"/>
    <w:rsid w:val="007938AF"/>
    <w:rsid w:val="007B5A8C"/>
    <w:rsid w:val="007C675F"/>
    <w:rsid w:val="007D181A"/>
    <w:rsid w:val="00841F6B"/>
    <w:rsid w:val="008647C9"/>
    <w:rsid w:val="00874F44"/>
    <w:rsid w:val="008761D3"/>
    <w:rsid w:val="008912EF"/>
    <w:rsid w:val="00905AC0"/>
    <w:rsid w:val="00942090"/>
    <w:rsid w:val="0099028E"/>
    <w:rsid w:val="009A5248"/>
    <w:rsid w:val="009C0D44"/>
    <w:rsid w:val="00A22A20"/>
    <w:rsid w:val="00A25B09"/>
    <w:rsid w:val="00A7628A"/>
    <w:rsid w:val="00AB62AE"/>
    <w:rsid w:val="00B32A52"/>
    <w:rsid w:val="00B47183"/>
    <w:rsid w:val="00BC0953"/>
    <w:rsid w:val="00BF0A52"/>
    <w:rsid w:val="00C25DA6"/>
    <w:rsid w:val="00C30F99"/>
    <w:rsid w:val="00C41953"/>
    <w:rsid w:val="00C425E1"/>
    <w:rsid w:val="00C641E8"/>
    <w:rsid w:val="00CB761D"/>
    <w:rsid w:val="00DE7AD6"/>
    <w:rsid w:val="00E231E7"/>
    <w:rsid w:val="00E72560"/>
    <w:rsid w:val="00F317CD"/>
    <w:rsid w:val="00F65448"/>
    <w:rsid w:val="00FA5BD5"/>
    <w:rsid w:val="00FB1CFC"/>
    <w:rsid w:val="00FC0353"/>
    <w:rsid w:val="00FD3261"/>
    <w:rsid w:val="01011432"/>
    <w:rsid w:val="05F524F0"/>
    <w:rsid w:val="0A0B50CF"/>
    <w:rsid w:val="105E064F"/>
    <w:rsid w:val="13855EF2"/>
    <w:rsid w:val="14270D58"/>
    <w:rsid w:val="142E1E56"/>
    <w:rsid w:val="17614581"/>
    <w:rsid w:val="1772092B"/>
    <w:rsid w:val="17D336D0"/>
    <w:rsid w:val="1A231FC1"/>
    <w:rsid w:val="20F70AC0"/>
    <w:rsid w:val="22394A78"/>
    <w:rsid w:val="28A40771"/>
    <w:rsid w:val="299D769A"/>
    <w:rsid w:val="2B475A91"/>
    <w:rsid w:val="2BE07D12"/>
    <w:rsid w:val="2E262354"/>
    <w:rsid w:val="32C94A26"/>
    <w:rsid w:val="358160C2"/>
    <w:rsid w:val="35B355F7"/>
    <w:rsid w:val="37873738"/>
    <w:rsid w:val="380B6117"/>
    <w:rsid w:val="3C6329C5"/>
    <w:rsid w:val="3DB67B2D"/>
    <w:rsid w:val="3ECF60F0"/>
    <w:rsid w:val="3F67612F"/>
    <w:rsid w:val="4A743EA4"/>
    <w:rsid w:val="4AAD305D"/>
    <w:rsid w:val="4B412124"/>
    <w:rsid w:val="4C891FD4"/>
    <w:rsid w:val="4CAD4612"/>
    <w:rsid w:val="4CDF369B"/>
    <w:rsid w:val="4DFA0CB0"/>
    <w:rsid w:val="50763B61"/>
    <w:rsid w:val="52D518F2"/>
    <w:rsid w:val="53E421E6"/>
    <w:rsid w:val="5875074A"/>
    <w:rsid w:val="5FED1F0A"/>
    <w:rsid w:val="60F31CBA"/>
    <w:rsid w:val="62946B85"/>
    <w:rsid w:val="67E622FF"/>
    <w:rsid w:val="6A0A597F"/>
    <w:rsid w:val="6F484F7F"/>
    <w:rsid w:val="721D1EC1"/>
    <w:rsid w:val="76044182"/>
    <w:rsid w:val="778A490F"/>
    <w:rsid w:val="77EF0D33"/>
    <w:rsid w:val="789102FF"/>
    <w:rsid w:val="7B164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99"/>
    <w:rPr>
      <w:rFonts w:hint="eastAsia" w:ascii="宋体" w:hAnsi="宋体" w:eastAsia="宋体" w:cs="Times New Roman"/>
      <w:sz w:val="24"/>
      <w:szCs w:val="24"/>
      <w:lang w:val="en-US" w:eastAsia="zh-CN" w:bidi="ar-SA"/>
    </w:rPr>
  </w:style>
  <w:style w:type="paragraph" w:styleId="2">
    <w:name w:val="heading 1"/>
    <w:basedOn w:val="1"/>
    <w:next w:val="1"/>
    <w:qFormat/>
    <w:uiPriority w:val="0"/>
    <w:pPr>
      <w:spacing w:beforeAutospacing="1" w:afterAutospacing="1"/>
      <w:outlineLvl w:val="0"/>
    </w:pPr>
    <w:rPr>
      <w:b/>
      <w:bCs/>
      <w:kern w:val="44"/>
      <w:sz w:val="48"/>
      <w:szCs w:val="48"/>
    </w:rPr>
  </w:style>
  <w:style w:type="paragraph" w:styleId="3">
    <w:name w:val="heading 2"/>
    <w:basedOn w:val="1"/>
    <w:next w:val="1"/>
    <w:qFormat/>
    <w:uiPriority w:val="0"/>
    <w:pPr>
      <w:spacing w:beforeAutospacing="1" w:afterAutospacing="1"/>
      <w:outlineLvl w:val="1"/>
    </w:pPr>
    <w:rPr>
      <w:b/>
      <w:bCs/>
      <w:sz w:val="36"/>
      <w:szCs w:val="36"/>
    </w:rPr>
  </w:style>
  <w:style w:type="paragraph" w:styleId="4">
    <w:name w:val="heading 3"/>
    <w:basedOn w:val="1"/>
    <w:next w:val="1"/>
    <w:qFormat/>
    <w:uiPriority w:val="0"/>
    <w:pPr>
      <w:spacing w:beforeAutospacing="1" w:afterAutospacing="1"/>
      <w:outlineLvl w:val="2"/>
    </w:pPr>
    <w:rPr>
      <w:b/>
      <w:bCs/>
      <w:sz w:val="27"/>
      <w:szCs w:val="27"/>
    </w:rPr>
  </w:style>
  <w:style w:type="paragraph" w:styleId="5">
    <w:name w:val="heading 4"/>
    <w:basedOn w:val="1"/>
    <w:next w:val="1"/>
    <w:qFormat/>
    <w:uiPriority w:val="0"/>
    <w:pPr>
      <w:spacing w:beforeAutospacing="1" w:afterAutospacing="1"/>
      <w:outlineLvl w:val="3"/>
    </w:pPr>
    <w:rPr>
      <w:b/>
      <w:bCs/>
    </w:rPr>
  </w:style>
  <w:style w:type="paragraph" w:styleId="6">
    <w:name w:val="heading 5"/>
    <w:basedOn w:val="1"/>
    <w:next w:val="1"/>
    <w:qFormat/>
    <w:uiPriority w:val="0"/>
    <w:pPr>
      <w:spacing w:beforeAutospacing="1" w:afterAutospacing="1"/>
      <w:outlineLvl w:val="4"/>
    </w:pPr>
    <w:rPr>
      <w:b/>
      <w:bCs/>
      <w:sz w:val="20"/>
      <w:szCs w:val="20"/>
    </w:rPr>
  </w:style>
  <w:style w:type="paragraph" w:styleId="7">
    <w:name w:val="heading 6"/>
    <w:basedOn w:val="1"/>
    <w:next w:val="1"/>
    <w:qFormat/>
    <w:uiPriority w:val="0"/>
    <w:pPr>
      <w:spacing w:beforeAutospacing="1" w:afterAutospacing="1"/>
      <w:outlineLvl w:val="5"/>
    </w:pPr>
    <w:rPr>
      <w:b/>
      <w:bCs/>
      <w:sz w:val="15"/>
      <w:szCs w:val="15"/>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annotation text"/>
    <w:basedOn w:val="1"/>
    <w:link w:val="21"/>
    <w:uiPriority w:val="0"/>
  </w:style>
  <w:style w:type="paragraph" w:styleId="9">
    <w:name w:val="footer"/>
    <w:basedOn w:val="1"/>
    <w:qFormat/>
    <w:uiPriority w:val="0"/>
    <w:rPr>
      <w:rFonts w:ascii="等线" w:hAnsi="等线" w:eastAsia="等线"/>
    </w:rPr>
  </w:style>
  <w:style w:type="paragraph" w:styleId="10">
    <w:name w:val="header"/>
    <w:basedOn w:val="1"/>
    <w:link w:val="36"/>
    <w:qFormat/>
    <w:uiPriority w:val="0"/>
    <w:pPr>
      <w:tabs>
        <w:tab w:val="center" w:pos="4153"/>
        <w:tab w:val="right" w:pos="8306"/>
      </w:tabs>
      <w:snapToGrid w:val="0"/>
      <w:jc w:val="center"/>
    </w:pPr>
    <w:rPr>
      <w:sz w:val="18"/>
      <w:szCs w:val="18"/>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12">
    <w:name w:val="Normal (Web)"/>
    <w:basedOn w:val="1"/>
    <w:qFormat/>
    <w:uiPriority w:val="0"/>
    <w:pPr>
      <w:spacing w:beforeAutospacing="1" w:afterAutospacing="1"/>
    </w:pPr>
  </w:style>
  <w:style w:type="paragraph" w:styleId="13">
    <w:name w:val="annotation subject"/>
    <w:basedOn w:val="8"/>
    <w:next w:val="8"/>
    <w:link w:val="20"/>
    <w:uiPriority w:val="0"/>
    <w:rPr>
      <w:b/>
      <w:bCs/>
    </w:rPr>
  </w:style>
  <w:style w:type="character" w:styleId="16">
    <w:name w:val="annotation reference"/>
    <w:basedOn w:val="15"/>
    <w:uiPriority w:val="0"/>
    <w:rPr>
      <w:sz w:val="21"/>
      <w:szCs w:val="21"/>
    </w:rPr>
  </w:style>
  <w:style w:type="paragraph" w:customStyle="1" w:styleId="17">
    <w:name w:val="word-logo"/>
    <w:basedOn w:val="1"/>
    <w:qFormat/>
    <w:uiPriority w:val="0"/>
    <w:pPr>
      <w:spacing w:before="200" w:after="200"/>
      <w:jc w:val="center"/>
    </w:pPr>
  </w:style>
  <w:style w:type="paragraph" w:customStyle="1" w:styleId="18">
    <w:name w:val="c-base-info-title"/>
    <w:basedOn w:val="1"/>
    <w:qFormat/>
    <w:uiPriority w:val="0"/>
    <w:pPr>
      <w:keepNext/>
      <w:spacing w:line="600" w:lineRule="atLeast"/>
      <w:textAlignment w:val="center"/>
    </w:pPr>
    <w:rPr>
      <w:rFonts w:ascii="黑体" w:eastAsia="黑体"/>
      <w:sz w:val="28"/>
      <w:szCs w:val="28"/>
    </w:rPr>
  </w:style>
  <w:style w:type="character" w:customStyle="1" w:styleId="19">
    <w:name w:val="15"/>
    <w:basedOn w:val="15"/>
    <w:qFormat/>
    <w:uiPriority w:val="0"/>
    <w:rPr>
      <w:rFonts w:hint="default" w:ascii="Times New Roman" w:hAnsi="Times New Roman" w:cs="Times New Roman"/>
    </w:rPr>
  </w:style>
  <w:style w:type="character" w:customStyle="1" w:styleId="20">
    <w:name w:val="批注主题 字符"/>
    <w:basedOn w:val="21"/>
    <w:link w:val="13"/>
    <w:uiPriority w:val="0"/>
    <w:rPr>
      <w:rFonts w:ascii="宋体" w:hAnsi="宋体"/>
      <w:b/>
      <w:bCs/>
      <w:sz w:val="24"/>
      <w:szCs w:val="24"/>
    </w:rPr>
  </w:style>
  <w:style w:type="character" w:customStyle="1" w:styleId="21">
    <w:name w:val="批注文字 字符"/>
    <w:basedOn w:val="15"/>
    <w:link w:val="8"/>
    <w:uiPriority w:val="0"/>
    <w:rPr>
      <w:rFonts w:ascii="宋体" w:hAnsi="宋体"/>
      <w:sz w:val="24"/>
      <w:szCs w:val="24"/>
    </w:rPr>
  </w:style>
  <w:style w:type="paragraph" w:customStyle="1" w:styleId="22">
    <w:name w:val="c-base-info-content"/>
    <w:basedOn w:val="1"/>
    <w:qFormat/>
    <w:uiPriority w:val="0"/>
    <w:pPr>
      <w:spacing w:before="20" w:after="20"/>
    </w:pPr>
  </w:style>
  <w:style w:type="character" w:customStyle="1" w:styleId="23">
    <w:name w:val="10"/>
    <w:basedOn w:val="15"/>
    <w:qFormat/>
    <w:uiPriority w:val="0"/>
    <w:rPr>
      <w:rFonts w:hint="default" w:ascii="Times New Roman" w:hAnsi="Times New Roman" w:cs="Times New Roman"/>
    </w:rPr>
  </w:style>
  <w:style w:type="paragraph" w:customStyle="1" w:styleId="24">
    <w:name w:val="c-yijian-content"/>
    <w:basedOn w:val="1"/>
    <w:qFormat/>
    <w:uiPriority w:val="0"/>
    <w:pPr>
      <w:spacing w:before="240" w:after="240"/>
      <w:ind w:left="240" w:right="240"/>
    </w:pPr>
  </w:style>
  <w:style w:type="paragraph" w:customStyle="1" w:styleId="25">
    <w:name w:val="c-word--empty"/>
    <w:basedOn w:val="1"/>
    <w:qFormat/>
    <w:uiPriority w:val="0"/>
    <w:pPr>
      <w:jc w:val="center"/>
    </w:pPr>
    <w:rPr>
      <w:color w:val="DDDDDD"/>
    </w:rPr>
  </w:style>
  <w:style w:type="paragraph" w:customStyle="1" w:styleId="26">
    <w:name w:val="word-title1"/>
    <w:basedOn w:val="1"/>
    <w:qFormat/>
    <w:uiPriority w:val="0"/>
    <w:pPr>
      <w:spacing w:before="200" w:after="400"/>
      <w:jc w:val="center"/>
    </w:pPr>
    <w:rPr>
      <w:rFonts w:ascii="黑体" w:eastAsia="黑体"/>
      <w:sz w:val="52"/>
      <w:szCs w:val="52"/>
    </w:rPr>
  </w:style>
  <w:style w:type="paragraph" w:customStyle="1" w:styleId="27">
    <w:name w:val="c-yijian-sign"/>
    <w:basedOn w:val="1"/>
    <w:qFormat/>
    <w:uiPriority w:val="0"/>
    <w:pPr>
      <w:spacing w:before="240" w:after="40"/>
      <w:ind w:right="800"/>
      <w:jc w:val="right"/>
    </w:pPr>
    <w:rPr>
      <w:rFonts w:ascii="仿宋" w:hAnsi="仿宋" w:eastAsia="仿宋"/>
      <w:b/>
      <w:bCs/>
    </w:rPr>
  </w:style>
  <w:style w:type="paragraph" w:customStyle="1" w:styleId="28">
    <w:name w:val="c-lxyj-sub-contet"/>
    <w:basedOn w:val="1"/>
    <w:qFormat/>
    <w:uiPriority w:val="0"/>
    <w:pPr>
      <w:spacing w:before="40" w:after="240"/>
      <w:ind w:left="480" w:right="480" w:firstLine="480"/>
    </w:pPr>
  </w:style>
  <w:style w:type="paragraph" w:customStyle="1" w:styleId="29">
    <w:name w:val="HTML 预设格式 Char"/>
    <w:basedOn w:val="1"/>
    <w:qFormat/>
    <w:uiPriority w:val="0"/>
  </w:style>
  <w:style w:type="paragraph" w:customStyle="1" w:styleId="30">
    <w:name w:val="c-lxyj-title"/>
    <w:basedOn w:val="1"/>
    <w:qFormat/>
    <w:uiPriority w:val="0"/>
    <w:pPr>
      <w:spacing w:before="120" w:after="120" w:line="400" w:lineRule="atLeast"/>
      <w:textAlignment w:val="center"/>
    </w:pPr>
    <w:rPr>
      <w:b/>
      <w:bCs/>
    </w:rPr>
  </w:style>
  <w:style w:type="paragraph" w:styleId="31">
    <w:name w:val="List Paragraph"/>
    <w:basedOn w:val="1"/>
    <w:unhideWhenUsed/>
    <w:uiPriority w:val="99"/>
    <w:pPr>
      <w:ind w:firstLine="420" w:firstLineChars="200"/>
    </w:pPr>
  </w:style>
  <w:style w:type="paragraph" w:customStyle="1" w:styleId="32">
    <w:name w:val="text-center"/>
    <w:basedOn w:val="1"/>
    <w:qFormat/>
    <w:uiPriority w:val="0"/>
    <w:pPr>
      <w:jc w:val="center"/>
    </w:pPr>
  </w:style>
  <w:style w:type="paragraph" w:customStyle="1" w:styleId="33">
    <w:name w:val="c-lxyj-sub-title"/>
    <w:basedOn w:val="1"/>
    <w:qFormat/>
    <w:uiPriority w:val="0"/>
    <w:pPr>
      <w:ind w:firstLine="480"/>
    </w:pPr>
    <w:rPr>
      <w:rFonts w:ascii="仿宋" w:hAnsi="仿宋" w:eastAsia="仿宋"/>
      <w:b/>
      <w:bCs/>
    </w:rPr>
  </w:style>
  <w:style w:type="paragraph" w:customStyle="1" w:styleId="34">
    <w:name w:val="Revision"/>
    <w:hidden/>
    <w:unhideWhenUsed/>
    <w:uiPriority w:val="99"/>
    <w:rPr>
      <w:rFonts w:hint="eastAsia" w:ascii="宋体" w:hAnsi="宋体" w:eastAsia="宋体" w:cs="Times New Roman"/>
      <w:sz w:val="24"/>
      <w:szCs w:val="24"/>
      <w:lang w:val="en-US" w:eastAsia="zh-CN" w:bidi="ar-SA"/>
    </w:rPr>
  </w:style>
  <w:style w:type="paragraph" w:customStyle="1" w:styleId="35">
    <w:name w:val="普通(网站) Char"/>
    <w:basedOn w:val="1"/>
    <w:qFormat/>
    <w:uiPriority w:val="0"/>
    <w:pPr>
      <w:spacing w:beforeAutospacing="1" w:afterAutospacing="1"/>
    </w:pPr>
  </w:style>
  <w:style w:type="character" w:customStyle="1" w:styleId="36">
    <w:name w:val="页眉 字符"/>
    <w:basedOn w:val="15"/>
    <w:link w:val="10"/>
    <w:qFormat/>
    <w:uiPriority w:val="0"/>
    <w:rPr>
      <w:rFonts w:ascii="宋体" w:hAnsi="宋体"/>
      <w:sz w:val="18"/>
      <w:szCs w:val="18"/>
    </w:rPr>
  </w:style>
  <w:style w:type="paragraph" w:customStyle="1" w:styleId="37">
    <w:name w:val="c-word--title"/>
    <w:basedOn w:val="1"/>
    <w:qFormat/>
    <w:uiPriority w:val="0"/>
    <w:pPr>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7540</Words>
  <Characters>8298</Characters>
  <Lines>433</Lines>
  <Paragraphs>359</Paragraphs>
  <TotalTime>13</TotalTime>
  <ScaleCrop>false</ScaleCrop>
  <LinksUpToDate>false</LinksUpToDate>
  <CharactersWithSpaces>8488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2025-11-26T13:43:00Z</dcterms:created>
  <dc:creator>刘子铭</dc:creator>
  <cp:lastModifiedBy>吴新伟</cp:lastModifiedBy>
  <dcterms:modified xsi:type="dcterms:W3CDTF">2025-11-27T07:45:17Z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729A7695CAED42B1A4F0807AC9D79AA0_13</vt:lpwstr>
  </property>
  <property fmtid="{D5CDD505-2E9C-101B-9397-08002B2CF9AE}" pid="4" name="KSOTemplateDocerSaveRecord">
    <vt:lpwstr>eyJoZGlkIjoiMzM4OWU0Mzc2ZmVlYmI0NDNiNDUwODU2NjgwMTFiY2QiLCJ1c2VySWQiOiIxMDY2NDIxMzc3In0=</vt:lpwstr>
  </property>
</Properties>
</file>